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992A7" w14:textId="0DF2423B" w:rsidR="00361063" w:rsidRPr="00054979" w:rsidRDefault="0054641B" w:rsidP="00054979">
      <w:pPr>
        <w:spacing w:after="240"/>
        <w:rPr>
          <w:lang w:val="en-GB"/>
        </w:rPr>
      </w:pPr>
      <w:r w:rsidRPr="0054641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2001326" wp14:editId="39969EF6">
                <wp:simplePos x="0" y="0"/>
                <wp:positionH relativeFrom="column">
                  <wp:posOffset>2317801</wp:posOffset>
                </wp:positionH>
                <wp:positionV relativeFrom="paragraph">
                  <wp:posOffset>1856842</wp:posOffset>
                </wp:positionV>
                <wp:extent cx="4262755" cy="1483995"/>
                <wp:effectExtent l="0" t="0" r="0" b="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2755" cy="1483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75A2CF" w14:textId="10D82CD5" w:rsidR="0054641B" w:rsidRPr="008E42A0" w:rsidRDefault="0054641B" w:rsidP="0054641B">
                            <w:pPr>
                              <w:spacing w:line="360" w:lineRule="auto"/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  <w:lang w:val="en-GB"/>
                              </w:rPr>
                            </w:pPr>
                            <w:r w:rsidRPr="008E42A0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GB"/>
                              </w:rPr>
                              <w:t>SA</w:t>
                            </w:r>
                            <w:r w:rsidR="008257DD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GB"/>
                              </w:rPr>
                              <w:t>E</w:t>
                            </w:r>
                            <w:r w:rsidRPr="008E42A0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GB"/>
                              </w:rPr>
                              <w:t xml:space="preserve"> </w:t>
                            </w:r>
                            <w:r w:rsidR="000C435A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GB"/>
                              </w:rPr>
                              <w:t>3</w:t>
                            </w:r>
                            <w:r w:rsidRPr="008E42A0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GB"/>
                              </w:rPr>
                              <w:t>.0</w:t>
                            </w:r>
                            <w:r w:rsidR="000C435A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GB"/>
                              </w:rPr>
                              <w:t>1</w:t>
                            </w:r>
                          </w:p>
                          <w:p w14:paraId="6169E6AB" w14:textId="77777777" w:rsidR="0054641B" w:rsidRDefault="0054641B" w:rsidP="0054641B">
                            <w:pPr>
                              <w:spacing w:line="360" w:lineRule="auto"/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  <w:lang w:val="en-GB"/>
                              </w:rPr>
                            </w:pPr>
                          </w:p>
                          <w:p w14:paraId="79F3CDDE" w14:textId="5F874F06" w:rsidR="0054641B" w:rsidRDefault="000C435A" w:rsidP="0054641B">
                            <w:pPr>
                              <w:spacing w:line="360" w:lineRule="auto"/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  <w:lang w:val="en-GB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  <w:lang w:val="en-GB"/>
                              </w:rPr>
                              <w:t>1er Rendu</w:t>
                            </w:r>
                          </w:p>
                          <w:p w14:paraId="51D17057" w14:textId="18635FB8" w:rsidR="0054641B" w:rsidRPr="008E42A0" w:rsidRDefault="003879F3" w:rsidP="0054641B">
                            <w:pPr>
                              <w:spacing w:line="360" w:lineRule="auto"/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  <w:lang w:val="en-GB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  <w:lang w:val="en-GB"/>
                              </w:rPr>
                              <w:t>Diagrammes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2001326"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left:0;text-align:left;margin-left:182.5pt;margin-top:146.2pt;width:335.65pt;height:116.85pt;z-index:25165824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" filled="f" stroked="f" strokeweight=".5pt">
                <v:textbox>
                  <w:txbxContent>
                    <w:p w14:paraId="5675A2CF" w14:textId="10D82CD5" w:rsidR="0054641B" w:rsidRPr="008E42A0" w:rsidRDefault="0054641B" w:rsidP="0054641B">
                      <w:pPr>
                        <w:spacing w:line="360" w:lineRule="auto"/>
                        <w:jc w:val="center"/>
                        <w:rPr>
                          <w:color w:val="FFFFFF" w:themeColor="background1"/>
                          <w:sz w:val="32"/>
                          <w:szCs w:val="32"/>
                          <w:lang w:val="en-GB"/>
                        </w:rPr>
                      </w:pPr>
                      <w:r w:rsidRPr="008E42A0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GB"/>
                        </w:rPr>
                        <w:t>SA</w:t>
                      </w:r>
                      <w:r w:rsidR="008257DD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GB"/>
                        </w:rPr>
                        <w:t>E</w:t>
                      </w:r>
                      <w:r w:rsidRPr="008E42A0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GB"/>
                        </w:rPr>
                        <w:t xml:space="preserve"> </w:t>
                      </w:r>
                      <w:r w:rsidR="000C435A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GB"/>
                        </w:rPr>
                        <w:t>3</w:t>
                      </w:r>
                      <w:r w:rsidRPr="008E42A0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GB"/>
                        </w:rPr>
                        <w:t>.0</w:t>
                      </w:r>
                      <w:r w:rsidR="000C435A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GB"/>
                        </w:rPr>
                        <w:t>1</w:t>
                      </w:r>
                    </w:p>
                    <w:p w14:paraId="6169E6AB" w14:textId="77777777" w:rsidR="0054641B" w:rsidRDefault="0054641B" w:rsidP="0054641B">
                      <w:pPr>
                        <w:spacing w:line="360" w:lineRule="auto"/>
                        <w:jc w:val="center"/>
                        <w:rPr>
                          <w:color w:val="FFFFFF" w:themeColor="background1"/>
                          <w:sz w:val="32"/>
                          <w:szCs w:val="32"/>
                          <w:lang w:val="en-GB"/>
                        </w:rPr>
                      </w:pPr>
                    </w:p>
                    <w:p w14:paraId="79F3CDDE" w14:textId="5F874F06" w:rsidR="0054641B" w:rsidRDefault="000C435A" w:rsidP="0054641B">
                      <w:pPr>
                        <w:spacing w:line="360" w:lineRule="auto"/>
                        <w:jc w:val="center"/>
                        <w:rPr>
                          <w:color w:val="FFFFFF" w:themeColor="background1"/>
                          <w:sz w:val="32"/>
                          <w:szCs w:val="32"/>
                          <w:lang w:val="en-GB"/>
                        </w:rPr>
                      </w:pPr>
                      <w:r>
                        <w:rPr>
                          <w:color w:val="FFFFFF" w:themeColor="background1"/>
                          <w:sz w:val="32"/>
                          <w:szCs w:val="32"/>
                          <w:lang w:val="en-GB"/>
                        </w:rPr>
                        <w:t>1er Rendu</w:t>
                      </w:r>
                    </w:p>
                    <w:p w14:paraId="51D17057" w14:textId="18635FB8" w:rsidR="0054641B" w:rsidRPr="008E42A0" w:rsidRDefault="003879F3" w:rsidP="0054641B">
                      <w:pPr>
                        <w:spacing w:line="360" w:lineRule="auto"/>
                        <w:jc w:val="center"/>
                        <w:rPr>
                          <w:color w:val="FFFFFF" w:themeColor="background1"/>
                          <w:sz w:val="32"/>
                          <w:szCs w:val="32"/>
                          <w:lang w:val="en-GB"/>
                        </w:rPr>
                      </w:pPr>
                      <w:r>
                        <w:rPr>
                          <w:color w:val="FFFFFF" w:themeColor="background1"/>
                          <w:sz w:val="32"/>
                          <w:szCs w:val="32"/>
                          <w:lang w:val="en-GB"/>
                        </w:rPr>
                        <w:t>Diagrammes</w:t>
                      </w:r>
                    </w:p>
                  </w:txbxContent>
                </v:textbox>
              </v:shape>
            </w:pict>
          </mc:Fallback>
        </mc:AlternateContent>
      </w:r>
      <w:r w:rsidR="005F4DFF" w:rsidRPr="00054979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5ABF6EC" wp14:editId="1BC998D1">
                <wp:simplePos x="0" y="0"/>
                <wp:positionH relativeFrom="column">
                  <wp:posOffset>-878840</wp:posOffset>
                </wp:positionH>
                <wp:positionV relativeFrom="paragraph">
                  <wp:posOffset>-895985</wp:posOffset>
                </wp:positionV>
                <wp:extent cx="7552690" cy="10761980"/>
                <wp:effectExtent l="0" t="0" r="381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2690" cy="1076198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D4C1B" id="Rectangle 1" o:spid="_x0000_s1026" style="position:absolute;margin-left:-69.2pt;margin-top:-70.55pt;width:594.7pt;height:847.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" fillcolor="#fbe4d5 [661]" stroked="f" strokeweight="1pt"/>
            </w:pict>
          </mc:Fallback>
        </mc:AlternateContent>
      </w:r>
      <w:r w:rsidR="005F4DFF" w:rsidRPr="00054979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BDC7BD1" wp14:editId="1F5B8589">
                <wp:simplePos x="0" y="0"/>
                <wp:positionH relativeFrom="column">
                  <wp:posOffset>-887222</wp:posOffset>
                </wp:positionH>
                <wp:positionV relativeFrom="paragraph">
                  <wp:posOffset>-988086</wp:posOffset>
                </wp:positionV>
                <wp:extent cx="2880360" cy="11191240"/>
                <wp:effectExtent l="0" t="0" r="254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0360" cy="11191240"/>
                        </a:xfrm>
                        <a:prstGeom prst="rect">
                          <a:avLst/>
                        </a:prstGeom>
                        <a:solidFill>
                          <a:srgbClr val="1B366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EEC652" w14:textId="02E60300" w:rsidR="000D0255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5D9942" wp14:editId="68ADFF0F">
                                  <wp:extent cx="2684780" cy="2485390"/>
                                  <wp:effectExtent l="0" t="0" r="0" b="3810"/>
                                  <wp:docPr id="55" name="Image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mage 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84780" cy="24853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D0DC515" w14:textId="4E2B69AE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72821C3D" w14:textId="04823CCF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1363935D" w14:textId="6E19192B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53E78446" w14:textId="73CA62CB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363CFF21" w14:textId="5D1478B7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7567FB9D" w14:textId="312CAEE5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1A3E6095" w14:textId="660C025A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75C328CF" w14:textId="5B017F8A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6386B22A" w14:textId="416DD7B7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2DF954E2" w14:textId="513A2DEE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4000D668" w14:textId="7B2E308A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36091964" w14:textId="161FE387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60686F7C" w14:textId="2189BFCA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3C8F76C2" w14:textId="66CBCA2A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3317975B" w14:textId="2B165FB1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1461D6C8" w14:textId="08796318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33DB382E" w14:textId="7C0719D8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37776B34" w14:textId="7B588DEB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0F495D05" w14:textId="0C824AFB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7D834191" w14:textId="2F775555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78C07DFD" w14:textId="695B654F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724A75FE" w14:textId="2D9D7980" w:rsidR="004A4274" w:rsidRDefault="004A4274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0D4AF074" w14:textId="0EF75A86" w:rsidR="004A4274" w:rsidRDefault="004A4274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42588BFD" w14:textId="59FF436C" w:rsidR="004A4274" w:rsidRDefault="004A4274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30CA7042" w14:textId="61416EA3" w:rsidR="004A4274" w:rsidRDefault="004A4274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263E5B2D" w14:textId="413C9FC5" w:rsidR="004A4274" w:rsidRDefault="004A4274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4DCA1AE9" w14:textId="5D774E62" w:rsidR="004A4274" w:rsidRDefault="004A4274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4506FB77" w14:textId="37E9D35B" w:rsidR="004A4274" w:rsidRDefault="004A4274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205E1CB5" w14:textId="55800CA4" w:rsidR="004A4274" w:rsidRDefault="004A4274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2C71D4F5" w14:textId="77777777" w:rsidR="004A4274" w:rsidRDefault="004A4274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385B8102" w14:textId="2970EA9E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6BE56E69" w14:textId="5BC9A921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626A41E9" w14:textId="216F6934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78FA3C05" w14:textId="32DD77B7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75467088" w14:textId="2A58156E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103AF8E7" w14:textId="147CF98A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197DE67F" w14:textId="77777777" w:rsidR="00742A7D" w:rsidRDefault="00742A7D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3111BF6A" w14:textId="77777777" w:rsidR="004A4274" w:rsidRDefault="004A4274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4FFC41C5" w14:textId="1B73FB49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34E1B697" w14:textId="13E3A453" w:rsidR="008E42A0" w:rsidRDefault="004A4274" w:rsidP="00742A7D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  <w:r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1F23BCF3" wp14:editId="2CB41B02">
                                  <wp:extent cx="2061713" cy="962348"/>
                                  <wp:effectExtent l="0" t="0" r="0" b="0"/>
                                  <wp:docPr id="59" name="Image 59" descr="Une image contenant texte, clipart&#10;&#10;Description générée automatiquemen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age 15" descr="Une image contenant texte, clipart&#10;&#10;Description générée automatiquement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6290" cy="9738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CB15B1" w14:textId="5753582D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5B6CD817" w14:textId="79AACADC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28355854" w14:textId="218A527A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528AE27E" w14:textId="351FE340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235DE22C" w14:textId="63BA763E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03571493" w14:textId="50BCFEDF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731D9452" w14:textId="50D010B0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591D165D" w14:textId="7075C965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4A87A2C0" w14:textId="507B868D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2DE5B128" w14:textId="5FCA0E84" w:rsidR="008E42A0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659BC6A0" w14:textId="77777777" w:rsidR="008E42A0" w:rsidRPr="000D0255" w:rsidRDefault="008E42A0" w:rsidP="000D0255">
                            <w:pPr>
                              <w:rPr>
                                <w:rFonts w:ascii="Times New Roman" w:eastAsia="Times New Roman" w:hAnsi="Times New Roman" w:cs="Times New Roman"/>
                                <w:lang w:eastAsia="fr-FR"/>
                              </w:rPr>
                            </w:pPr>
                          </w:p>
                          <w:p w14:paraId="1B154D5B" w14:textId="77777777" w:rsidR="00E93447" w:rsidRDefault="00E93447" w:rsidP="00E9344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C7BD1" id="Rectangle 2" o:spid="_x0000_s1027" style="position:absolute;left:0;text-align:left;margin-left:-69.85pt;margin-top:-77.8pt;width:226.8pt;height:881.2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" fillcolor="#1b366d" stroked="f" strokeweight="1pt">
                <v:textbox>
                  <w:txbxContent>
                    <w:p w14:paraId="79EEC652" w14:textId="02E60300" w:rsidR="000D0255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5D9942" wp14:editId="68ADFF0F">
                            <wp:extent cx="2684780" cy="2485390"/>
                            <wp:effectExtent l="0" t="0" r="0" b="3810"/>
                            <wp:docPr id="55" name="Image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 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84780" cy="24853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D0DC515" w14:textId="4E2B69AE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72821C3D" w14:textId="04823CCF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1363935D" w14:textId="6E19192B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53E78446" w14:textId="73CA62CB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363CFF21" w14:textId="5D1478B7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7567FB9D" w14:textId="312CAEE5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1A3E6095" w14:textId="660C025A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75C328CF" w14:textId="5B017F8A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6386B22A" w14:textId="416DD7B7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2DF954E2" w14:textId="513A2DEE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4000D668" w14:textId="7B2E308A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36091964" w14:textId="161FE387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60686F7C" w14:textId="2189BFCA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3C8F76C2" w14:textId="66CBCA2A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3317975B" w14:textId="2B165FB1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1461D6C8" w14:textId="08796318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33DB382E" w14:textId="7C0719D8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37776B34" w14:textId="7B588DEB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0F495D05" w14:textId="0C824AFB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7D834191" w14:textId="2F775555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78C07DFD" w14:textId="695B654F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724A75FE" w14:textId="2D9D7980" w:rsidR="004A4274" w:rsidRDefault="004A4274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0D4AF074" w14:textId="0EF75A86" w:rsidR="004A4274" w:rsidRDefault="004A4274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42588BFD" w14:textId="59FF436C" w:rsidR="004A4274" w:rsidRDefault="004A4274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30CA7042" w14:textId="61416EA3" w:rsidR="004A4274" w:rsidRDefault="004A4274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263E5B2D" w14:textId="413C9FC5" w:rsidR="004A4274" w:rsidRDefault="004A4274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4DCA1AE9" w14:textId="5D774E62" w:rsidR="004A4274" w:rsidRDefault="004A4274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4506FB77" w14:textId="37E9D35B" w:rsidR="004A4274" w:rsidRDefault="004A4274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205E1CB5" w14:textId="55800CA4" w:rsidR="004A4274" w:rsidRDefault="004A4274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2C71D4F5" w14:textId="77777777" w:rsidR="004A4274" w:rsidRDefault="004A4274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385B8102" w14:textId="2970EA9E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6BE56E69" w14:textId="5BC9A921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626A41E9" w14:textId="216F6934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78FA3C05" w14:textId="32DD77B7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75467088" w14:textId="2A58156E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103AF8E7" w14:textId="147CF98A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197DE67F" w14:textId="77777777" w:rsidR="00742A7D" w:rsidRDefault="00742A7D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3111BF6A" w14:textId="77777777" w:rsidR="004A4274" w:rsidRDefault="004A4274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4FFC41C5" w14:textId="1B73FB49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34E1B697" w14:textId="13E3A453" w:rsidR="008E42A0" w:rsidRDefault="004A4274" w:rsidP="00742A7D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  <w:r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1F23BCF3" wp14:editId="2CB41B02">
                            <wp:extent cx="2061713" cy="962348"/>
                            <wp:effectExtent l="0" t="0" r="0" b="0"/>
                            <wp:docPr id="59" name="Image 59" descr="Une image contenant texte, clipart&#10;&#10;Description générée automatiquemen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Image 15" descr="Une image contenant texte, clipart&#10;&#10;Description générée automatiquement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6290" cy="9738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DCB15B1" w14:textId="5753582D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5B6CD817" w14:textId="79AACADC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28355854" w14:textId="218A527A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528AE27E" w14:textId="351FE340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235DE22C" w14:textId="63BA763E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03571493" w14:textId="50BCFEDF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731D9452" w14:textId="50D010B0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591D165D" w14:textId="7075C965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4A87A2C0" w14:textId="507B868D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2DE5B128" w14:textId="5FCA0E84" w:rsidR="008E42A0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659BC6A0" w14:textId="77777777" w:rsidR="008E42A0" w:rsidRPr="000D0255" w:rsidRDefault="008E42A0" w:rsidP="000D0255">
                      <w:pPr>
                        <w:rPr>
                          <w:rFonts w:ascii="Times New Roman" w:eastAsia="Times New Roman" w:hAnsi="Times New Roman" w:cs="Times New Roman"/>
                          <w:lang w:eastAsia="fr-FR"/>
                        </w:rPr>
                      </w:pPr>
                    </w:p>
                    <w:p w14:paraId="1B154D5B" w14:textId="77777777" w:rsidR="00E93447" w:rsidRDefault="00E93447" w:rsidP="00E9344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93447" w:rsidRPr="00054979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1056B18" wp14:editId="17BB0DCE">
                <wp:simplePos x="0" y="0"/>
                <wp:positionH relativeFrom="column">
                  <wp:posOffset>-869950</wp:posOffset>
                </wp:positionH>
                <wp:positionV relativeFrom="paragraph">
                  <wp:posOffset>1535430</wp:posOffset>
                </wp:positionV>
                <wp:extent cx="7607300" cy="280670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300" cy="2806700"/>
                        </a:xfrm>
                        <a:prstGeom prst="rect">
                          <a:avLst/>
                        </a:prstGeom>
                        <a:solidFill>
                          <a:srgbClr val="1B366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2D3E3" id="Rectangle 3" o:spid="_x0000_s1026" style="position:absolute;margin-left:-68.5pt;margin-top:120.9pt;width:599pt;height:22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" fillcolor="#1b366d" stroked="f" strokeweight="1pt"/>
            </w:pict>
          </mc:Fallback>
        </mc:AlternateContent>
      </w:r>
      <w:r w:rsidR="00E93447" w:rsidRPr="00054979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658F325E" wp14:editId="18C7836F">
                <wp:simplePos x="0" y="0"/>
                <wp:positionH relativeFrom="column">
                  <wp:posOffset>-913130</wp:posOffset>
                </wp:positionH>
                <wp:positionV relativeFrom="paragraph">
                  <wp:posOffset>1532890</wp:posOffset>
                </wp:positionV>
                <wp:extent cx="2907030" cy="2814320"/>
                <wp:effectExtent l="0" t="0" r="1270" b="508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7030" cy="28143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621D4" id="Rectangle 4" o:spid="_x0000_s1026" style="position:absolute;margin-left:-71.9pt;margin-top:120.7pt;width:228.9pt;height:221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" fillcolor="#f4b083 [1941]" stroked="f" strokeweight="1pt"/>
            </w:pict>
          </mc:Fallback>
        </mc:AlternateContent>
      </w:r>
    </w:p>
    <w:p w14:paraId="4A648F85" w14:textId="07655912" w:rsidR="00E93447" w:rsidRPr="00054979" w:rsidRDefault="00E93447" w:rsidP="00054979">
      <w:pPr>
        <w:spacing w:after="240"/>
        <w:rPr>
          <w:lang w:val="en-GB"/>
        </w:rPr>
      </w:pPr>
    </w:p>
    <w:p w14:paraId="40F223DE" w14:textId="03210929" w:rsidR="0080585B" w:rsidRDefault="00B0776D" w:rsidP="00044CB5">
      <w:pPr>
        <w:rPr>
          <w:lang w:val="en-GB"/>
        </w:rPr>
      </w:pPr>
      <w:r w:rsidRPr="00054979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33ACC995" wp14:editId="6C1E76DA">
                <wp:simplePos x="0" y="0"/>
                <wp:positionH relativeFrom="column">
                  <wp:posOffset>4453255</wp:posOffset>
                </wp:positionH>
                <wp:positionV relativeFrom="paragraph">
                  <wp:posOffset>3996690</wp:posOffset>
                </wp:positionV>
                <wp:extent cx="1803196" cy="573405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3196" cy="573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FDA3BC" w14:textId="68C86499" w:rsidR="0054641B" w:rsidRPr="008E42A0" w:rsidRDefault="0043005B" w:rsidP="0043005B">
                            <w:pPr>
                              <w:jc w:val="right"/>
                              <w:rPr>
                                <w:color w:val="1B366D"/>
                                <w:sz w:val="32"/>
                                <w:szCs w:val="32"/>
                                <w:lang w:val="en-GB"/>
                              </w:rPr>
                            </w:pPr>
                            <w:r>
                              <w:rPr>
                                <w:color w:val="1B366D"/>
                                <w:sz w:val="32"/>
                                <w:szCs w:val="32"/>
                                <w:lang w:val="en-GB"/>
                              </w:rPr>
                              <w:t>13/10/</w:t>
                            </w:r>
                            <w:r w:rsidR="002A0286" w:rsidRPr="008E42A0">
                              <w:rPr>
                                <w:color w:val="1B366D"/>
                                <w:sz w:val="32"/>
                                <w:szCs w:val="32"/>
                                <w:lang w:val="en-GB"/>
                              </w:rPr>
                              <w:t>202</w:t>
                            </w:r>
                            <w:r w:rsidR="002A0286">
                              <w:rPr>
                                <w:color w:val="1B366D"/>
                                <w:sz w:val="32"/>
                                <w:szCs w:val="32"/>
                                <w:lang w:val="en-GB"/>
                              </w:rPr>
                              <w:t>3</w:t>
                            </w:r>
                          </w:p>
                          <w:p w14:paraId="7B7F5662" w14:textId="77777777" w:rsidR="0054641B" w:rsidRPr="008E42A0" w:rsidRDefault="0054641B" w:rsidP="0054641B">
                            <w:pPr>
                              <w:jc w:val="right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CC995" id="Zone de texte 8" o:spid="_x0000_s1028" type="#_x0000_t202" style="position:absolute;left:0;text-align:left;margin-left:350.65pt;margin-top:314.7pt;width:142pt;height:45.1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" filled="f" stroked="f" strokeweight=".5pt">
                <v:textbox>
                  <w:txbxContent>
                    <w:p w14:paraId="76FDA3BC" w14:textId="68C86499" w:rsidR="0054641B" w:rsidRPr="008E42A0" w:rsidRDefault="0043005B" w:rsidP="0043005B">
                      <w:pPr>
                        <w:jc w:val="right"/>
                        <w:rPr>
                          <w:color w:val="1B366D"/>
                          <w:sz w:val="32"/>
                          <w:szCs w:val="32"/>
                          <w:lang w:val="en-GB"/>
                        </w:rPr>
                      </w:pPr>
                      <w:r>
                        <w:rPr>
                          <w:color w:val="1B366D"/>
                          <w:sz w:val="32"/>
                          <w:szCs w:val="32"/>
                          <w:lang w:val="en-GB"/>
                        </w:rPr>
                        <w:t>13/10/</w:t>
                      </w:r>
                      <w:r w:rsidR="002A0286" w:rsidRPr="008E42A0">
                        <w:rPr>
                          <w:color w:val="1B366D"/>
                          <w:sz w:val="32"/>
                          <w:szCs w:val="32"/>
                          <w:lang w:val="en-GB"/>
                        </w:rPr>
                        <w:t>202</w:t>
                      </w:r>
                      <w:r w:rsidR="002A0286">
                        <w:rPr>
                          <w:color w:val="1B366D"/>
                          <w:sz w:val="32"/>
                          <w:szCs w:val="32"/>
                          <w:lang w:val="en-GB"/>
                        </w:rPr>
                        <w:t>3</w:t>
                      </w:r>
                    </w:p>
                    <w:p w14:paraId="7B7F5662" w14:textId="77777777" w:rsidR="0054641B" w:rsidRPr="008E42A0" w:rsidRDefault="0054641B" w:rsidP="0054641B">
                      <w:pPr>
                        <w:jc w:val="right"/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3313E" w:rsidRPr="0053313E">
        <w:rPr>
          <w:noProof/>
          <w:lang w:val="en-GB"/>
        </w:rPr>
        <mc:AlternateContent>
          <mc:Choice Requires="wps">
            <w:drawing>
              <wp:anchor distT="118745" distB="118745" distL="114300" distR="114300" simplePos="0" relativeHeight="251658248" behindDoc="0" locked="0" layoutInCell="0" allowOverlap="1" wp14:anchorId="0AE749B6" wp14:editId="1F8FC4B7">
                <wp:simplePos x="0" y="0"/>
                <wp:positionH relativeFrom="column">
                  <wp:posOffset>-442595</wp:posOffset>
                </wp:positionH>
                <wp:positionV relativeFrom="paragraph">
                  <wp:posOffset>1494155</wp:posOffset>
                </wp:positionV>
                <wp:extent cx="2314575" cy="1233170"/>
                <wp:effectExtent l="0" t="0" r="0" b="0"/>
                <wp:wrapSquare wrapText="bothSides"/>
                <wp:docPr id="69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4575" cy="123317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0D860222" w14:textId="77777777" w:rsidR="00064ADF" w:rsidRDefault="00064ADF">
                            <w:pPr>
                              <w:pBdr>
                                <w:left w:val="single" w:sz="12" w:space="9" w:color="4472C4" w:themeColor="accent1"/>
                              </w:pBdr>
                              <w:rPr>
                                <w:i/>
                                <w:iCs/>
                                <w:color w:val="2F5496" w:themeColor="accent1" w:themeShade="BF"/>
                                <w:sz w:val="44"/>
                                <w:szCs w:val="44"/>
                              </w:rPr>
                            </w:pPr>
                          </w:p>
                          <w:p w14:paraId="337ED788" w14:textId="690C8E84" w:rsidR="0053313E" w:rsidRPr="00064ADF" w:rsidRDefault="0053313E">
                            <w:pPr>
                              <w:pBdr>
                                <w:left w:val="single" w:sz="12" w:space="9" w:color="4472C4" w:themeColor="accent1"/>
                              </w:pBdr>
                              <w:rPr>
                                <w:sz w:val="44"/>
                                <w:szCs w:val="44"/>
                              </w:rPr>
                            </w:pPr>
                            <w:r w:rsidRPr="00064ADF">
                              <w:rPr>
                                <w:i/>
                                <w:iCs/>
                                <w:color w:val="2F5496" w:themeColor="accent1" w:themeShade="BF"/>
                                <w:sz w:val="44"/>
                                <w:szCs w:val="44"/>
                              </w:rPr>
                              <w:t>ANNEE 2023</w:t>
                            </w:r>
                            <w:r w:rsidR="00064ADF" w:rsidRPr="00064ADF">
                              <w:rPr>
                                <w:i/>
                                <w:iCs/>
                                <w:color w:val="2F5496" w:themeColor="accent1" w:themeShade="BF"/>
                                <w:sz w:val="44"/>
                                <w:szCs w:val="44"/>
                              </w:rPr>
                              <w:t>-2024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E749B6" id="Zone de texte 2" o:spid="_x0000_s1029" type="#_x0000_t202" style="position:absolute;left:0;text-align:left;margin-left:-34.85pt;margin-top:117.65pt;width:182.25pt;height:97.1pt;z-index:251658248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" o:allowincell="f" filled="f" stroked="f">
                <v:textbox>
                  <w:txbxContent>
                    <w:p w14:paraId="0D860222" w14:textId="77777777" w:rsidR="00064ADF" w:rsidRDefault="00064ADF">
                      <w:pPr>
                        <w:pBdr>
                          <w:left w:val="single" w:sz="12" w:space="9" w:color="4472C4" w:themeColor="accent1"/>
                        </w:pBdr>
                        <w:rPr>
                          <w:i/>
                          <w:iCs/>
                          <w:color w:val="2F5496" w:themeColor="accent1" w:themeShade="BF"/>
                          <w:sz w:val="44"/>
                          <w:szCs w:val="44"/>
                        </w:rPr>
                      </w:pPr>
                    </w:p>
                    <w:p w14:paraId="337ED788" w14:textId="690C8E84" w:rsidR="0053313E" w:rsidRPr="00064ADF" w:rsidRDefault="0053313E">
                      <w:pPr>
                        <w:pBdr>
                          <w:left w:val="single" w:sz="12" w:space="9" w:color="4472C4" w:themeColor="accent1"/>
                        </w:pBdr>
                        <w:rPr>
                          <w:sz w:val="44"/>
                          <w:szCs w:val="44"/>
                        </w:rPr>
                      </w:pPr>
                      <w:r w:rsidRPr="00064ADF">
                        <w:rPr>
                          <w:i/>
                          <w:iCs/>
                          <w:color w:val="2F5496" w:themeColor="accent1" w:themeShade="BF"/>
                          <w:sz w:val="44"/>
                          <w:szCs w:val="44"/>
                        </w:rPr>
                        <w:t>ANNEE 2023</w:t>
                      </w:r>
                      <w:r w:rsidR="00064ADF" w:rsidRPr="00064ADF">
                        <w:rPr>
                          <w:i/>
                          <w:iCs/>
                          <w:color w:val="2F5496" w:themeColor="accent1" w:themeShade="BF"/>
                          <w:sz w:val="44"/>
                          <w:szCs w:val="44"/>
                        </w:rPr>
                        <w:t>-2024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C71D7" w:rsidRPr="0054641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66E7048B" wp14:editId="59C60F2E">
                <wp:simplePos x="0" y="0"/>
                <wp:positionH relativeFrom="column">
                  <wp:posOffset>-718820</wp:posOffset>
                </wp:positionH>
                <wp:positionV relativeFrom="paragraph">
                  <wp:posOffset>4738370</wp:posOffset>
                </wp:positionV>
                <wp:extent cx="2625725" cy="1676400"/>
                <wp:effectExtent l="0" t="0" r="0" b="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5725" cy="167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A035F0" w14:textId="077F9B3E" w:rsidR="0054641B" w:rsidRPr="00F47BE7" w:rsidRDefault="00AD0CA7" w:rsidP="0054641B">
                            <w:pPr>
                              <w:spacing w:line="360" w:lineRule="auto"/>
                              <w:rPr>
                                <w:rFonts w:eastAsia="Calibri"/>
                                <w:b/>
                                <w:bCs/>
                                <w:i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F47BE7">
                              <w:rPr>
                                <w:rFonts w:eastAsia="Calibri"/>
                                <w:b/>
                                <w:bCs/>
                                <w:i/>
                                <w:color w:val="FFFFFF" w:themeColor="background1"/>
                                <w:sz w:val="32"/>
                                <w:szCs w:val="32"/>
                              </w:rPr>
                              <w:t>Au</w:t>
                            </w:r>
                            <w:r w:rsidR="009C798B" w:rsidRPr="00F47BE7">
                              <w:rPr>
                                <w:rFonts w:eastAsia="Calibri"/>
                                <w:b/>
                                <w:bCs/>
                                <w:i/>
                                <w:color w:val="FFFFFF" w:themeColor="background1"/>
                                <w:sz w:val="32"/>
                                <w:szCs w:val="32"/>
                              </w:rPr>
                              <w:t>t</w:t>
                            </w:r>
                            <w:r w:rsidRPr="00F47BE7">
                              <w:rPr>
                                <w:rFonts w:eastAsia="Calibri"/>
                                <w:b/>
                                <w:bCs/>
                                <w:i/>
                                <w:color w:val="FFFFFF" w:themeColor="background1"/>
                                <w:sz w:val="32"/>
                                <w:szCs w:val="32"/>
                              </w:rPr>
                              <w:t>eur</w:t>
                            </w:r>
                            <w:r w:rsidR="009C798B" w:rsidRPr="00F47BE7">
                              <w:rPr>
                                <w:rFonts w:eastAsia="Calibri"/>
                                <w:b/>
                                <w:bCs/>
                                <w:i/>
                                <w:color w:val="FFFFFF" w:themeColor="background1"/>
                                <w:sz w:val="32"/>
                                <w:szCs w:val="32"/>
                              </w:rPr>
                              <w:t>s</w:t>
                            </w:r>
                            <w:r w:rsidRPr="00F47BE7">
                              <w:rPr>
                                <w:rFonts w:eastAsia="Calibri"/>
                                <w:b/>
                                <w:bCs/>
                                <w:i/>
                                <w:color w:val="FFFFFF" w:themeColor="background1"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  <w:p w14:paraId="57EF0E77" w14:textId="1950ABAC" w:rsidR="00F84BDA" w:rsidRPr="00F47BE7" w:rsidRDefault="00F84BDA" w:rsidP="0054641B">
                            <w:pPr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 w:rsidRPr="00F47BE7">
                              <w:rPr>
                                <w:color w:val="FFFFFF" w:themeColor="background1"/>
                              </w:rPr>
                              <w:t>MARTIN Matéo</w:t>
                            </w:r>
                          </w:p>
                          <w:p w14:paraId="46D6B32F" w14:textId="4D5B88B4" w:rsidR="001C71D7" w:rsidRPr="00F47BE7" w:rsidRDefault="001C71D7" w:rsidP="0054641B">
                            <w:pPr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 w:rsidRPr="00F47BE7">
                              <w:rPr>
                                <w:color w:val="FFFFFF" w:themeColor="background1"/>
                              </w:rPr>
                              <w:t>RABEHI Milhane</w:t>
                            </w:r>
                          </w:p>
                          <w:p w14:paraId="4317D487" w14:textId="34C17869" w:rsidR="00F84BDA" w:rsidRPr="00F47BE7" w:rsidRDefault="00F84BDA" w:rsidP="0054641B">
                            <w:pPr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 w:rsidRPr="00F47BE7">
                              <w:rPr>
                                <w:color w:val="FFFFFF" w:themeColor="background1"/>
                              </w:rPr>
                              <w:t>EVRARD Thibaud</w:t>
                            </w:r>
                          </w:p>
                          <w:p w14:paraId="7C1AEF40" w14:textId="512F3ACE" w:rsidR="00BF53AB" w:rsidRDefault="00F84BDA" w:rsidP="00BF53AB">
                            <w:pPr>
                              <w:spacing w:line="360" w:lineRule="auto"/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GB"/>
                              </w:rPr>
                              <w:t>GALLOTTA Maxime</w:t>
                            </w:r>
                          </w:p>
                          <w:p w14:paraId="1BEFDD69" w14:textId="5C0DC030" w:rsidR="001C71D7" w:rsidRDefault="001C71D7" w:rsidP="00BF53AB">
                            <w:pPr>
                              <w:spacing w:line="360" w:lineRule="auto"/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</w:p>
                          <w:p w14:paraId="1692D060" w14:textId="77777777" w:rsidR="001C71D7" w:rsidRPr="00F84BDA" w:rsidRDefault="001C71D7" w:rsidP="00BF53AB">
                            <w:pPr>
                              <w:spacing w:line="360" w:lineRule="auto"/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7048B" id="Zone de texte 11" o:spid="_x0000_s1030" type="#_x0000_t202" style="position:absolute;left:0;text-align:left;margin-left:-56.6pt;margin-top:373.1pt;width:206.75pt;height:132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" filled="f" stroked="f" strokeweight=".5pt">
                <v:textbox>
                  <w:txbxContent>
                    <w:p w14:paraId="03A035F0" w14:textId="077F9B3E" w:rsidR="0054641B" w:rsidRPr="00F47BE7" w:rsidRDefault="00AD0CA7" w:rsidP="0054641B">
                      <w:pPr>
                        <w:spacing w:line="360" w:lineRule="auto"/>
                        <w:rPr>
                          <w:rFonts w:eastAsia="Calibri"/>
                          <w:b/>
                          <w:bCs/>
                          <w:i/>
                          <w:color w:val="FFFFFF" w:themeColor="background1"/>
                          <w:sz w:val="32"/>
                          <w:szCs w:val="32"/>
                        </w:rPr>
                      </w:pPr>
                      <w:r w:rsidRPr="00F47BE7">
                        <w:rPr>
                          <w:rFonts w:eastAsia="Calibri"/>
                          <w:b/>
                          <w:bCs/>
                          <w:i/>
                          <w:color w:val="FFFFFF" w:themeColor="background1"/>
                          <w:sz w:val="32"/>
                          <w:szCs w:val="32"/>
                        </w:rPr>
                        <w:t>Au</w:t>
                      </w:r>
                      <w:r w:rsidR="009C798B" w:rsidRPr="00F47BE7">
                        <w:rPr>
                          <w:rFonts w:eastAsia="Calibri"/>
                          <w:b/>
                          <w:bCs/>
                          <w:i/>
                          <w:color w:val="FFFFFF" w:themeColor="background1"/>
                          <w:sz w:val="32"/>
                          <w:szCs w:val="32"/>
                        </w:rPr>
                        <w:t>t</w:t>
                      </w:r>
                      <w:r w:rsidRPr="00F47BE7">
                        <w:rPr>
                          <w:rFonts w:eastAsia="Calibri"/>
                          <w:b/>
                          <w:bCs/>
                          <w:i/>
                          <w:color w:val="FFFFFF" w:themeColor="background1"/>
                          <w:sz w:val="32"/>
                          <w:szCs w:val="32"/>
                        </w:rPr>
                        <w:t>eur</w:t>
                      </w:r>
                      <w:r w:rsidR="009C798B" w:rsidRPr="00F47BE7">
                        <w:rPr>
                          <w:rFonts w:eastAsia="Calibri"/>
                          <w:b/>
                          <w:bCs/>
                          <w:i/>
                          <w:color w:val="FFFFFF" w:themeColor="background1"/>
                          <w:sz w:val="32"/>
                          <w:szCs w:val="32"/>
                        </w:rPr>
                        <w:t>s</w:t>
                      </w:r>
                      <w:r w:rsidRPr="00F47BE7">
                        <w:rPr>
                          <w:rFonts w:eastAsia="Calibri"/>
                          <w:b/>
                          <w:bCs/>
                          <w:i/>
                          <w:color w:val="FFFFFF" w:themeColor="background1"/>
                          <w:sz w:val="32"/>
                          <w:szCs w:val="32"/>
                        </w:rPr>
                        <w:t>:</w:t>
                      </w:r>
                    </w:p>
                    <w:p w14:paraId="57EF0E77" w14:textId="1950ABAC" w:rsidR="00F84BDA" w:rsidRPr="00F47BE7" w:rsidRDefault="00F84BDA" w:rsidP="0054641B">
                      <w:pPr>
                        <w:spacing w:line="360" w:lineRule="auto"/>
                        <w:rPr>
                          <w:color w:val="FFFFFF" w:themeColor="background1"/>
                        </w:rPr>
                      </w:pPr>
                      <w:r w:rsidRPr="00F47BE7">
                        <w:rPr>
                          <w:color w:val="FFFFFF" w:themeColor="background1"/>
                        </w:rPr>
                        <w:t>MARTIN Matéo</w:t>
                      </w:r>
                    </w:p>
                    <w:p w14:paraId="46D6B32F" w14:textId="4D5B88B4" w:rsidR="001C71D7" w:rsidRPr="00F47BE7" w:rsidRDefault="001C71D7" w:rsidP="0054641B">
                      <w:pPr>
                        <w:spacing w:line="360" w:lineRule="auto"/>
                        <w:rPr>
                          <w:color w:val="FFFFFF" w:themeColor="background1"/>
                        </w:rPr>
                      </w:pPr>
                      <w:r w:rsidRPr="00F47BE7">
                        <w:rPr>
                          <w:color w:val="FFFFFF" w:themeColor="background1"/>
                        </w:rPr>
                        <w:t>RABEHI Milhane</w:t>
                      </w:r>
                    </w:p>
                    <w:p w14:paraId="4317D487" w14:textId="34C17869" w:rsidR="00F84BDA" w:rsidRPr="00F47BE7" w:rsidRDefault="00F84BDA" w:rsidP="0054641B">
                      <w:pPr>
                        <w:spacing w:line="360" w:lineRule="auto"/>
                        <w:rPr>
                          <w:color w:val="FFFFFF" w:themeColor="background1"/>
                        </w:rPr>
                      </w:pPr>
                      <w:r w:rsidRPr="00F47BE7">
                        <w:rPr>
                          <w:color w:val="FFFFFF" w:themeColor="background1"/>
                        </w:rPr>
                        <w:t>EVRARD Thibaud</w:t>
                      </w:r>
                    </w:p>
                    <w:p w14:paraId="7C1AEF40" w14:textId="512F3ACE" w:rsidR="00BF53AB" w:rsidRDefault="00F84BDA" w:rsidP="00BF53AB">
                      <w:pPr>
                        <w:spacing w:line="360" w:lineRule="auto"/>
                        <w:rPr>
                          <w:color w:val="FFFFFF" w:themeColor="background1"/>
                          <w:lang w:val="en-GB"/>
                        </w:rPr>
                      </w:pPr>
                      <w:r>
                        <w:rPr>
                          <w:color w:val="FFFFFF" w:themeColor="background1"/>
                          <w:lang w:val="en-GB"/>
                        </w:rPr>
                        <w:t>GALLOTTA Maxime</w:t>
                      </w:r>
                    </w:p>
                    <w:p w14:paraId="1BEFDD69" w14:textId="5C0DC030" w:rsidR="001C71D7" w:rsidRDefault="001C71D7" w:rsidP="00BF53AB">
                      <w:pPr>
                        <w:spacing w:line="360" w:lineRule="auto"/>
                        <w:rPr>
                          <w:color w:val="FFFFFF" w:themeColor="background1"/>
                          <w:lang w:val="en-GB"/>
                        </w:rPr>
                      </w:pPr>
                    </w:p>
                    <w:p w14:paraId="1692D060" w14:textId="77777777" w:rsidR="001C71D7" w:rsidRPr="00F84BDA" w:rsidRDefault="001C71D7" w:rsidP="00BF53AB">
                      <w:pPr>
                        <w:spacing w:line="360" w:lineRule="auto"/>
                        <w:rPr>
                          <w:color w:val="FFFFFF" w:themeColor="background1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0585B" w:rsidRPr="0054641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25A0A6B" wp14:editId="14667650">
                <wp:simplePos x="0" y="0"/>
                <wp:positionH relativeFrom="page">
                  <wp:align>left</wp:align>
                </wp:positionH>
                <wp:positionV relativeFrom="paragraph">
                  <wp:posOffset>1554480</wp:posOffset>
                </wp:positionV>
                <wp:extent cx="2889885" cy="1518285"/>
                <wp:effectExtent l="0" t="0" r="0" b="5715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885" cy="1518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2DB95C" w14:textId="77777777" w:rsidR="0054641B" w:rsidRPr="008E42A0" w:rsidRDefault="0054641B" w:rsidP="0054641B">
                            <w:pPr>
                              <w:spacing w:line="276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GB"/>
                              </w:rPr>
                            </w:pPr>
                          </w:p>
                          <w:p w14:paraId="6F109D77" w14:textId="61DDAF14" w:rsidR="0054641B" w:rsidRPr="008E42A0" w:rsidRDefault="00BB0ECF" w:rsidP="000E39F9">
                            <w:pPr>
                              <w:spacing w:line="276" w:lineRule="auto"/>
                              <w:ind w:left="708" w:firstLine="708"/>
                              <w:rPr>
                                <w:b/>
                                <w:bCs/>
                                <w:color w:val="1B366D"/>
                                <w:sz w:val="32"/>
                                <w:szCs w:val="32"/>
                                <w:lang w:val="en-GB"/>
                              </w:rPr>
                            </w:pPr>
                            <w:ins w:id="0" w:author="milhane">
                              <w:r w:rsidRPr="008E42A0">
                                <w:rPr>
                                  <w:b/>
                                  <w:bCs/>
                                  <w:color w:val="1B366D"/>
                                  <w:sz w:val="32"/>
                                  <w:szCs w:val="32"/>
                                  <w:lang w:val="en-GB"/>
                                </w:rPr>
                                <w:t xml:space="preserve"> </w:t>
                              </w:r>
                            </w:ins>
                            <w:r w:rsidR="0054641B" w:rsidRPr="008E42A0">
                              <w:rPr>
                                <w:b/>
                                <w:bCs/>
                                <w:color w:val="1B366D"/>
                                <w:sz w:val="32"/>
                                <w:szCs w:val="32"/>
                                <w:lang w:val="en-GB"/>
                              </w:rPr>
                              <w:t xml:space="preserve">B.U.T. </w:t>
                            </w:r>
                            <w:r w:rsidR="000C435A">
                              <w:rPr>
                                <w:b/>
                                <w:bCs/>
                                <w:color w:val="1B366D"/>
                                <w:sz w:val="32"/>
                                <w:szCs w:val="32"/>
                                <w:lang w:val="en-GB"/>
                              </w:rPr>
                              <w:t>2</w:t>
                            </w:r>
                            <w:r w:rsidR="0054641B" w:rsidRPr="008E42A0">
                              <w:rPr>
                                <w:b/>
                                <w:bCs/>
                                <w:color w:val="1B366D"/>
                                <w:sz w:val="32"/>
                                <w:szCs w:val="32"/>
                                <w:lang w:val="en-GB"/>
                              </w:rPr>
                              <w:t xml:space="preserve"> </w:t>
                            </w:r>
                          </w:p>
                          <w:p w14:paraId="2B0F2595" w14:textId="77777777" w:rsidR="003B79DF" w:rsidRDefault="000C435A" w:rsidP="0054641B">
                            <w:pPr>
                              <w:spacing w:line="276" w:lineRule="auto"/>
                              <w:jc w:val="center"/>
                              <w:rPr>
                                <w:b/>
                                <w:bCs/>
                                <w:color w:val="1B366D"/>
                                <w:sz w:val="32"/>
                                <w:szCs w:val="32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B366D"/>
                                <w:sz w:val="32"/>
                                <w:szCs w:val="32"/>
                                <w:lang w:val="en-GB"/>
                              </w:rPr>
                              <w:t>Année</w:t>
                            </w:r>
                            <w:r w:rsidR="0054641B" w:rsidRPr="008E42A0">
                              <w:rPr>
                                <w:b/>
                                <w:bCs/>
                                <w:color w:val="1B366D"/>
                                <w:sz w:val="32"/>
                                <w:szCs w:val="32"/>
                                <w:lang w:val="en-GB"/>
                              </w:rPr>
                              <w:t xml:space="preserve"> 202</w:t>
                            </w:r>
                            <w:r>
                              <w:rPr>
                                <w:b/>
                                <w:bCs/>
                                <w:color w:val="1B366D"/>
                                <w:sz w:val="32"/>
                                <w:szCs w:val="32"/>
                                <w:lang w:val="en-GB"/>
                              </w:rPr>
                              <w:t>3</w:t>
                            </w:r>
                            <w:r w:rsidR="0054641B" w:rsidRPr="008E42A0">
                              <w:rPr>
                                <w:b/>
                                <w:bCs/>
                                <w:color w:val="1B366D"/>
                                <w:sz w:val="32"/>
                                <w:szCs w:val="32"/>
                                <w:lang w:val="en-GB"/>
                              </w:rPr>
                              <w:t>-2</w:t>
                            </w:r>
                            <w:r>
                              <w:rPr>
                                <w:b/>
                                <w:bCs/>
                                <w:color w:val="1B366D"/>
                                <w:sz w:val="32"/>
                                <w:szCs w:val="32"/>
                                <w:lang w:val="en-GB"/>
                              </w:rPr>
                              <w:t>4</w:t>
                            </w:r>
                          </w:p>
                          <w:p w14:paraId="6B75DE95" w14:textId="60F775E0" w:rsidR="0054641B" w:rsidRPr="008E42A0" w:rsidRDefault="0054641B" w:rsidP="0054641B">
                            <w:pPr>
                              <w:spacing w:line="276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GB"/>
                              </w:rPr>
                            </w:pPr>
                          </w:p>
                          <w:p w14:paraId="23E8D9D0" w14:textId="30C14500" w:rsidR="0054641B" w:rsidRPr="008E42A0" w:rsidRDefault="0054641B" w:rsidP="0054641B">
                            <w:pPr>
                              <w:spacing w:line="360" w:lineRule="auto"/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  <w:lang w:val="en-GB"/>
                              </w:rPr>
                            </w:pPr>
                          </w:p>
                          <w:p w14:paraId="36F8D8C1" w14:textId="77777777" w:rsidR="0054641B" w:rsidRPr="008E42A0" w:rsidRDefault="0054641B" w:rsidP="0054641B">
                            <w:pPr>
                              <w:spacing w:line="276" w:lineRule="auto"/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A0A6B" id="Zone de texte 6" o:spid="_x0000_s1031" type="#_x0000_t202" style="position:absolute;left:0;text-align:left;margin-left:0;margin-top:122.4pt;width:227.55pt;height:119.55pt;z-index:2516582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" filled="f" stroked="f" strokeweight=".5pt">
                <v:textbox>
                  <w:txbxContent>
                    <w:p w14:paraId="192DB95C" w14:textId="77777777" w:rsidR="0054641B" w:rsidRPr="008E42A0" w:rsidRDefault="0054641B" w:rsidP="0054641B">
                      <w:pPr>
                        <w:spacing w:line="276" w:lineRule="auto"/>
                        <w:jc w:val="center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GB"/>
                        </w:rPr>
                      </w:pPr>
                    </w:p>
                    <w:p w14:paraId="6F109D77" w14:textId="61DDAF14" w:rsidR="0054641B" w:rsidRPr="008E42A0" w:rsidRDefault="00BB0ECF" w:rsidP="000E39F9">
                      <w:pPr>
                        <w:spacing w:line="276" w:lineRule="auto"/>
                        <w:ind w:left="708" w:firstLine="708"/>
                        <w:rPr>
                          <w:b/>
                          <w:bCs/>
                          <w:color w:val="1B366D"/>
                          <w:sz w:val="32"/>
                          <w:szCs w:val="32"/>
                          <w:lang w:val="en-GB"/>
                        </w:rPr>
                      </w:pPr>
                      <w:ins w:id="1" w:author="milhane">
                        <w:r w:rsidRPr="008E42A0">
                          <w:rPr>
                            <w:b/>
                            <w:bCs/>
                            <w:color w:val="1B366D"/>
                            <w:sz w:val="32"/>
                            <w:szCs w:val="32"/>
                            <w:lang w:val="en-GB"/>
                          </w:rPr>
                          <w:t xml:space="preserve"> </w:t>
                        </w:r>
                      </w:ins>
                      <w:r w:rsidR="0054641B" w:rsidRPr="008E42A0">
                        <w:rPr>
                          <w:b/>
                          <w:bCs/>
                          <w:color w:val="1B366D"/>
                          <w:sz w:val="32"/>
                          <w:szCs w:val="32"/>
                          <w:lang w:val="en-GB"/>
                        </w:rPr>
                        <w:t xml:space="preserve">B.U.T. </w:t>
                      </w:r>
                      <w:r w:rsidR="000C435A">
                        <w:rPr>
                          <w:b/>
                          <w:bCs/>
                          <w:color w:val="1B366D"/>
                          <w:sz w:val="32"/>
                          <w:szCs w:val="32"/>
                          <w:lang w:val="en-GB"/>
                        </w:rPr>
                        <w:t>2</w:t>
                      </w:r>
                      <w:r w:rsidR="0054641B" w:rsidRPr="008E42A0">
                        <w:rPr>
                          <w:b/>
                          <w:bCs/>
                          <w:color w:val="1B366D"/>
                          <w:sz w:val="32"/>
                          <w:szCs w:val="32"/>
                          <w:lang w:val="en-GB"/>
                        </w:rPr>
                        <w:t xml:space="preserve"> </w:t>
                      </w:r>
                    </w:p>
                    <w:p w14:paraId="2B0F2595" w14:textId="77777777" w:rsidR="003B79DF" w:rsidRDefault="000C435A" w:rsidP="0054641B">
                      <w:pPr>
                        <w:spacing w:line="276" w:lineRule="auto"/>
                        <w:jc w:val="center"/>
                        <w:rPr>
                          <w:b/>
                          <w:bCs/>
                          <w:color w:val="1B366D"/>
                          <w:sz w:val="32"/>
                          <w:szCs w:val="32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1B366D"/>
                          <w:sz w:val="32"/>
                          <w:szCs w:val="32"/>
                          <w:lang w:val="en-GB"/>
                        </w:rPr>
                        <w:t>Année</w:t>
                      </w:r>
                      <w:r w:rsidR="0054641B" w:rsidRPr="008E42A0">
                        <w:rPr>
                          <w:b/>
                          <w:bCs/>
                          <w:color w:val="1B366D"/>
                          <w:sz w:val="32"/>
                          <w:szCs w:val="32"/>
                          <w:lang w:val="en-GB"/>
                        </w:rPr>
                        <w:t xml:space="preserve"> 202</w:t>
                      </w:r>
                      <w:r>
                        <w:rPr>
                          <w:b/>
                          <w:bCs/>
                          <w:color w:val="1B366D"/>
                          <w:sz w:val="32"/>
                          <w:szCs w:val="32"/>
                          <w:lang w:val="en-GB"/>
                        </w:rPr>
                        <w:t>3</w:t>
                      </w:r>
                      <w:r w:rsidR="0054641B" w:rsidRPr="008E42A0">
                        <w:rPr>
                          <w:b/>
                          <w:bCs/>
                          <w:color w:val="1B366D"/>
                          <w:sz w:val="32"/>
                          <w:szCs w:val="32"/>
                          <w:lang w:val="en-GB"/>
                        </w:rPr>
                        <w:t>-2</w:t>
                      </w:r>
                      <w:r>
                        <w:rPr>
                          <w:b/>
                          <w:bCs/>
                          <w:color w:val="1B366D"/>
                          <w:sz w:val="32"/>
                          <w:szCs w:val="32"/>
                          <w:lang w:val="en-GB"/>
                        </w:rPr>
                        <w:t>4</w:t>
                      </w:r>
                    </w:p>
                    <w:p w14:paraId="6B75DE95" w14:textId="60F775E0" w:rsidR="0054641B" w:rsidRPr="008E42A0" w:rsidRDefault="0054641B" w:rsidP="0054641B">
                      <w:pPr>
                        <w:spacing w:line="276" w:lineRule="auto"/>
                        <w:jc w:val="center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GB"/>
                        </w:rPr>
                      </w:pPr>
                    </w:p>
                    <w:p w14:paraId="23E8D9D0" w14:textId="30C14500" w:rsidR="0054641B" w:rsidRPr="008E42A0" w:rsidRDefault="0054641B" w:rsidP="0054641B">
                      <w:pPr>
                        <w:spacing w:line="360" w:lineRule="auto"/>
                        <w:jc w:val="center"/>
                        <w:rPr>
                          <w:color w:val="FFFFFF" w:themeColor="background1"/>
                          <w:sz w:val="32"/>
                          <w:szCs w:val="32"/>
                          <w:lang w:val="en-GB"/>
                        </w:rPr>
                      </w:pPr>
                    </w:p>
                    <w:p w14:paraId="36F8D8C1" w14:textId="77777777" w:rsidR="0054641B" w:rsidRPr="008E42A0" w:rsidRDefault="0054641B" w:rsidP="0054641B">
                      <w:pPr>
                        <w:spacing w:line="276" w:lineRule="auto"/>
                        <w:jc w:val="center"/>
                        <w:rPr>
                          <w:color w:val="FFFFFF" w:themeColor="background1"/>
                          <w:sz w:val="32"/>
                          <w:szCs w:val="32"/>
                          <w:lang w:val="en-GB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5F4DFF">
        <w:rPr>
          <w:b/>
          <w:bCs/>
          <w:lang w:val="en-GB"/>
        </w:rPr>
        <w:br w:type="page"/>
      </w:r>
    </w:p>
    <w:p w14:paraId="5028F829" w14:textId="7DE01238" w:rsidR="00596493" w:rsidRPr="00B0776D" w:rsidRDefault="00596493" w:rsidP="00BB0ECF">
      <w:pPr>
        <w:spacing w:after="240"/>
        <w:rPr>
          <w:u w:val="single"/>
          <w:lang w:val="en-GB"/>
        </w:rPr>
      </w:pPr>
      <w:r>
        <w:rPr>
          <w:lang w:val="en-GB"/>
        </w:rPr>
        <w:lastRenderedPageBreak/>
        <w:tab/>
      </w:r>
      <w:r>
        <w:rPr>
          <w:lang w:val="en-GB"/>
        </w:rPr>
        <w:tab/>
      </w:r>
      <w:r w:rsidR="00E93A12">
        <w:rPr>
          <w:lang w:val="en-GB"/>
        </w:rPr>
        <w:t xml:space="preserve"> </w:t>
      </w:r>
      <w:r w:rsidR="00BF4758">
        <w:rPr>
          <w:lang w:val="en-GB"/>
        </w:rPr>
        <w:t xml:space="preserve">                      </w:t>
      </w:r>
      <w:r w:rsidRPr="00B0776D">
        <w:rPr>
          <w:b/>
          <w:bCs/>
          <w:sz w:val="96"/>
          <w:szCs w:val="96"/>
          <w:u w:val="single"/>
          <w:lang w:val="en-GB"/>
        </w:rPr>
        <w:t>SOMMAIRE</w:t>
      </w:r>
    </w:p>
    <w:p w14:paraId="045A9FE1" w14:textId="77777777" w:rsidR="00596493" w:rsidRDefault="00596493" w:rsidP="00BB0ECF">
      <w:pPr>
        <w:spacing w:after="240"/>
        <w:rPr>
          <w:lang w:val="en-GB"/>
        </w:rPr>
      </w:pPr>
    </w:p>
    <w:p w14:paraId="54310D7F" w14:textId="33C598B2" w:rsidR="009F7B79" w:rsidRDefault="009F3CD4">
      <w:pPr>
        <w:pStyle w:val="TM1"/>
        <w:tabs>
          <w:tab w:val="left" w:pos="390"/>
          <w:tab w:val="right" w:leader="dot" w:pos="9056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fr-FR"/>
        </w:rPr>
      </w:pPr>
      <w:r>
        <w:rPr>
          <w:b w:val="0"/>
          <w:bCs w:val="0"/>
          <w:caps w:val="0"/>
          <w:lang w:val="en-GB"/>
        </w:rPr>
        <w:fldChar w:fldCharType="begin"/>
      </w:r>
      <w:r>
        <w:rPr>
          <w:b w:val="0"/>
          <w:bCs w:val="0"/>
          <w:caps w:val="0"/>
          <w:lang w:val="en-GB"/>
        </w:rPr>
        <w:instrText xml:space="preserve"> TOC \o "1-2" \h \z \t "titre3;3" </w:instrText>
      </w:r>
      <w:r>
        <w:rPr>
          <w:b w:val="0"/>
          <w:bCs w:val="0"/>
          <w:caps w:val="0"/>
          <w:lang w:val="en-GB"/>
        </w:rPr>
        <w:fldChar w:fldCharType="separate"/>
      </w:r>
      <w:hyperlink w:anchor="_Toc148099609" w:history="1">
        <w:r w:rsidR="009F7B79" w:rsidRPr="007242BD">
          <w:rPr>
            <w:rStyle w:val="Lienhypertexte"/>
            <w:noProof/>
            <w:lang w:val="en-GB"/>
          </w:rPr>
          <w:t>1.</w:t>
        </w:r>
        <w:r w:rsidR="009F7B79">
          <w:rPr>
            <w:rFonts w:eastAsiaTheme="minorEastAsia" w:cstheme="minorBidi"/>
            <w:b w:val="0"/>
            <w:bCs w:val="0"/>
            <w:caps w:val="0"/>
            <w:noProof/>
            <w:u w:val="none"/>
            <w:lang w:eastAsia="fr-FR"/>
          </w:rPr>
          <w:tab/>
        </w:r>
        <w:r w:rsidR="009F7B79" w:rsidRPr="007242BD">
          <w:rPr>
            <w:rStyle w:val="Lienhypertexte"/>
            <w:noProof/>
            <w:lang w:val="en-GB"/>
          </w:rPr>
          <w:t>Les diagrammes de collaboration</w:t>
        </w:r>
        <w:r w:rsidR="009F7B79">
          <w:rPr>
            <w:noProof/>
            <w:webHidden/>
          </w:rPr>
          <w:tab/>
        </w:r>
        <w:r w:rsidR="009F7B79">
          <w:rPr>
            <w:noProof/>
            <w:webHidden/>
          </w:rPr>
          <w:fldChar w:fldCharType="begin"/>
        </w:r>
        <w:r w:rsidR="009F7B79">
          <w:rPr>
            <w:noProof/>
            <w:webHidden/>
          </w:rPr>
          <w:instrText xml:space="preserve"> PAGEREF _Toc148099609 \h </w:instrText>
        </w:r>
        <w:r w:rsidR="009F7B79">
          <w:rPr>
            <w:noProof/>
            <w:webHidden/>
          </w:rPr>
        </w:r>
        <w:r w:rsidR="009F7B79">
          <w:rPr>
            <w:noProof/>
            <w:webHidden/>
          </w:rPr>
          <w:fldChar w:fldCharType="separate"/>
        </w:r>
        <w:r w:rsidR="009F7B79">
          <w:rPr>
            <w:noProof/>
            <w:webHidden/>
          </w:rPr>
          <w:t>- 1 -</w:t>
        </w:r>
        <w:r w:rsidR="009F7B79">
          <w:rPr>
            <w:noProof/>
            <w:webHidden/>
          </w:rPr>
          <w:fldChar w:fldCharType="end"/>
        </w:r>
      </w:hyperlink>
    </w:p>
    <w:p w14:paraId="78DF968D" w14:textId="2DAF253A" w:rsidR="009F7B79" w:rsidRDefault="009F7B79">
      <w:pPr>
        <w:pStyle w:val="TM2"/>
        <w:tabs>
          <w:tab w:val="left" w:pos="561"/>
          <w:tab w:val="right" w:leader="dot" w:pos="9056"/>
        </w:tabs>
        <w:rPr>
          <w:rFonts w:eastAsiaTheme="minorEastAsia" w:cstheme="minorBidi"/>
          <w:b w:val="0"/>
          <w:bCs w:val="0"/>
          <w:smallCaps w:val="0"/>
          <w:noProof/>
          <w:lang w:eastAsia="fr-FR"/>
        </w:rPr>
      </w:pPr>
      <w:hyperlink w:anchor="_Toc148099610" w:history="1">
        <w:r w:rsidRPr="007242BD">
          <w:rPr>
            <w:rStyle w:val="Lienhypertexte"/>
            <w:noProof/>
          </w:rPr>
          <w:t>1.1.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fr-FR"/>
          </w:rPr>
          <w:tab/>
        </w:r>
        <w:r w:rsidRPr="007242BD">
          <w:rPr>
            <w:rStyle w:val="Lienhypertexte"/>
            <w:noProof/>
          </w:rPr>
          <w:t>Diagramme de processus de création d’une publication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- 1 -</w:t>
        </w:r>
        <w:r>
          <w:rPr>
            <w:noProof/>
            <w:webHidden/>
          </w:rPr>
          <w:fldChar w:fldCharType="end"/>
        </w:r>
      </w:hyperlink>
    </w:p>
    <w:p w14:paraId="349FA220" w14:textId="48F002B6" w:rsidR="009F7B79" w:rsidRDefault="009F7B79">
      <w:pPr>
        <w:pStyle w:val="TM3"/>
        <w:tabs>
          <w:tab w:val="left" w:pos="714"/>
          <w:tab w:val="right" w:leader="dot" w:pos="9056"/>
        </w:tabs>
        <w:rPr>
          <w:rFonts w:eastAsiaTheme="minorEastAsia" w:cstheme="minorBidi"/>
          <w:smallCaps w:val="0"/>
          <w:noProof/>
          <w:lang w:eastAsia="fr-FR"/>
        </w:rPr>
      </w:pPr>
      <w:hyperlink w:anchor="_Toc148099611" w:history="1">
        <w:r w:rsidRPr="007242BD">
          <w:rPr>
            <w:rStyle w:val="Lienhypertexte"/>
            <w:noProof/>
            <w:lang w:val="en-GB"/>
          </w:rPr>
          <w:t>1.1.a.</w:t>
        </w:r>
        <w:r>
          <w:rPr>
            <w:rFonts w:eastAsiaTheme="minorEastAsia" w:cstheme="minorBidi"/>
            <w:smallCaps w:val="0"/>
            <w:noProof/>
            <w:lang w:eastAsia="fr-FR"/>
          </w:rPr>
          <w:tab/>
        </w:r>
        <w:r w:rsidRPr="007242BD">
          <w:rPr>
            <w:rStyle w:val="Lienhypertexte"/>
            <w:noProof/>
            <w:lang w:val="en-GB"/>
          </w:rPr>
          <w:t>1</w:t>
        </w:r>
        <w:r w:rsidRPr="007242BD">
          <w:rPr>
            <w:rStyle w:val="Lienhypertexte"/>
            <w:noProof/>
            <w:vertAlign w:val="superscript"/>
            <w:lang w:val="en-GB"/>
          </w:rPr>
          <w:t>ère</w:t>
        </w:r>
        <w:r w:rsidRPr="007242BD">
          <w:rPr>
            <w:rStyle w:val="Lienhypertexte"/>
            <w:noProof/>
            <w:lang w:val="en-GB"/>
          </w:rPr>
          <w:t xml:space="preserve"> P</w:t>
        </w:r>
        <w:r w:rsidRPr="007242BD">
          <w:rPr>
            <w:rStyle w:val="Lienhypertexte"/>
            <w:noProof/>
            <w:lang w:val="en-GB"/>
          </w:rPr>
          <w:t>a</w:t>
        </w:r>
        <w:r w:rsidRPr="007242BD">
          <w:rPr>
            <w:rStyle w:val="Lienhypertexte"/>
            <w:noProof/>
            <w:lang w:val="en-GB"/>
          </w:rPr>
          <w:t>rtie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- 2 -</w:t>
        </w:r>
        <w:r>
          <w:rPr>
            <w:noProof/>
            <w:webHidden/>
          </w:rPr>
          <w:fldChar w:fldCharType="end"/>
        </w:r>
      </w:hyperlink>
    </w:p>
    <w:p w14:paraId="6B1B65B0" w14:textId="1DE255D3" w:rsidR="009F7B79" w:rsidRDefault="009F7B79">
      <w:pPr>
        <w:pStyle w:val="TM3"/>
        <w:tabs>
          <w:tab w:val="left" w:pos="708"/>
          <w:tab w:val="right" w:leader="dot" w:pos="9056"/>
        </w:tabs>
        <w:rPr>
          <w:rFonts w:eastAsiaTheme="minorEastAsia" w:cstheme="minorBidi"/>
          <w:smallCaps w:val="0"/>
          <w:noProof/>
          <w:lang w:eastAsia="fr-FR"/>
        </w:rPr>
      </w:pPr>
      <w:hyperlink w:anchor="_Toc148099612" w:history="1">
        <w:r w:rsidRPr="007242BD">
          <w:rPr>
            <w:rStyle w:val="Lienhypertexte"/>
            <w:noProof/>
            <w:lang w:val="en-GB"/>
          </w:rPr>
          <w:t>1.1.b.</w:t>
        </w:r>
        <w:r>
          <w:rPr>
            <w:rFonts w:eastAsiaTheme="minorEastAsia" w:cstheme="minorBidi"/>
            <w:smallCaps w:val="0"/>
            <w:noProof/>
            <w:lang w:eastAsia="fr-FR"/>
          </w:rPr>
          <w:tab/>
        </w:r>
        <w:r w:rsidRPr="007242BD">
          <w:rPr>
            <w:rStyle w:val="Lienhypertexte"/>
            <w:noProof/>
            <w:lang w:val="en-GB"/>
          </w:rPr>
          <w:t>2</w:t>
        </w:r>
        <w:r w:rsidRPr="007242BD">
          <w:rPr>
            <w:rStyle w:val="Lienhypertexte"/>
            <w:noProof/>
            <w:vertAlign w:val="superscript"/>
            <w:lang w:val="en-GB"/>
          </w:rPr>
          <w:t>ème</w:t>
        </w:r>
        <w:r w:rsidRPr="007242BD">
          <w:rPr>
            <w:rStyle w:val="Lienhypertexte"/>
            <w:noProof/>
            <w:lang w:val="en-GB"/>
          </w:rPr>
          <w:t xml:space="preserve"> Partie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- 2 -</w:t>
        </w:r>
        <w:r>
          <w:rPr>
            <w:noProof/>
            <w:webHidden/>
          </w:rPr>
          <w:fldChar w:fldCharType="end"/>
        </w:r>
      </w:hyperlink>
    </w:p>
    <w:p w14:paraId="1518F665" w14:textId="7C2EEAEF" w:rsidR="009F7B79" w:rsidRDefault="009F7B79">
      <w:pPr>
        <w:pStyle w:val="TM2"/>
        <w:tabs>
          <w:tab w:val="left" w:pos="561"/>
          <w:tab w:val="right" w:leader="dot" w:pos="9056"/>
        </w:tabs>
        <w:rPr>
          <w:rFonts w:eastAsiaTheme="minorEastAsia" w:cstheme="minorBidi"/>
          <w:b w:val="0"/>
          <w:bCs w:val="0"/>
          <w:smallCaps w:val="0"/>
          <w:noProof/>
          <w:lang w:eastAsia="fr-FR"/>
        </w:rPr>
      </w:pPr>
      <w:hyperlink w:anchor="_Toc148099613" w:history="1">
        <w:r w:rsidRPr="007242BD">
          <w:rPr>
            <w:rStyle w:val="Lienhypertexte"/>
            <w:noProof/>
          </w:rPr>
          <w:t>1.2.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fr-FR"/>
          </w:rPr>
          <w:tab/>
        </w:r>
        <w:r w:rsidRPr="007242BD">
          <w:rPr>
            <w:rStyle w:val="Lienhypertexte"/>
            <w:noProof/>
          </w:rPr>
          <w:t>Diagramme de suivi des demandes des utilisateurs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14:paraId="79B13211" w14:textId="3CE95669" w:rsidR="009F7B79" w:rsidRDefault="009F7B79">
      <w:pPr>
        <w:pStyle w:val="TM3"/>
        <w:tabs>
          <w:tab w:val="left" w:pos="714"/>
          <w:tab w:val="right" w:leader="dot" w:pos="9056"/>
        </w:tabs>
        <w:rPr>
          <w:rFonts w:eastAsiaTheme="minorEastAsia" w:cstheme="minorBidi"/>
          <w:smallCaps w:val="0"/>
          <w:noProof/>
          <w:lang w:eastAsia="fr-FR"/>
        </w:rPr>
      </w:pPr>
      <w:hyperlink w:anchor="_Toc148099614" w:history="1">
        <w:r w:rsidRPr="007242BD">
          <w:rPr>
            <w:rStyle w:val="Lienhypertexte"/>
            <w:noProof/>
          </w:rPr>
          <w:t>1.2.a.</w:t>
        </w:r>
        <w:r>
          <w:rPr>
            <w:rFonts w:eastAsiaTheme="minorEastAsia" w:cstheme="minorBidi"/>
            <w:smallCaps w:val="0"/>
            <w:noProof/>
            <w:lang w:eastAsia="fr-FR"/>
          </w:rPr>
          <w:tab/>
        </w:r>
        <w:r w:rsidRPr="007242BD">
          <w:rPr>
            <w:rStyle w:val="Lienhypertexte"/>
            <w:noProof/>
          </w:rPr>
          <w:t>1</w:t>
        </w:r>
        <w:r w:rsidRPr="007242BD">
          <w:rPr>
            <w:rStyle w:val="Lienhypertexte"/>
            <w:noProof/>
            <w:vertAlign w:val="superscript"/>
          </w:rPr>
          <w:t>ère</w:t>
        </w:r>
        <w:r w:rsidRPr="007242BD">
          <w:rPr>
            <w:rStyle w:val="Lienhypertexte"/>
            <w:noProof/>
          </w:rPr>
          <w:t xml:space="preserve"> Partie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14:paraId="1DDAAAEB" w14:textId="60F4520A" w:rsidR="009F7B79" w:rsidRDefault="009F7B79">
      <w:pPr>
        <w:pStyle w:val="TM3"/>
        <w:tabs>
          <w:tab w:val="left" w:pos="708"/>
          <w:tab w:val="right" w:leader="dot" w:pos="9056"/>
        </w:tabs>
        <w:rPr>
          <w:rFonts w:eastAsiaTheme="minorEastAsia" w:cstheme="minorBidi"/>
          <w:smallCaps w:val="0"/>
          <w:noProof/>
          <w:lang w:eastAsia="fr-FR"/>
        </w:rPr>
      </w:pPr>
      <w:hyperlink w:anchor="_Toc148099615" w:history="1">
        <w:r w:rsidRPr="007242BD">
          <w:rPr>
            <w:rStyle w:val="Lienhypertexte"/>
            <w:noProof/>
          </w:rPr>
          <w:t>1.2.b.</w:t>
        </w:r>
        <w:r>
          <w:rPr>
            <w:rFonts w:eastAsiaTheme="minorEastAsia" w:cstheme="minorBidi"/>
            <w:smallCaps w:val="0"/>
            <w:noProof/>
            <w:lang w:eastAsia="fr-FR"/>
          </w:rPr>
          <w:tab/>
        </w:r>
        <w:r w:rsidRPr="007242BD">
          <w:rPr>
            <w:rStyle w:val="Lienhypertexte"/>
            <w:noProof/>
          </w:rPr>
          <w:t>2</w:t>
        </w:r>
        <w:r w:rsidRPr="007242BD">
          <w:rPr>
            <w:rStyle w:val="Lienhypertexte"/>
            <w:noProof/>
            <w:vertAlign w:val="superscript"/>
          </w:rPr>
          <w:t>ème</w:t>
        </w:r>
        <w:r w:rsidRPr="007242BD">
          <w:rPr>
            <w:rStyle w:val="Lienhypertexte"/>
            <w:noProof/>
          </w:rPr>
          <w:t xml:space="preserve"> Partie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14:paraId="68DBACD8" w14:textId="3A17CFFA" w:rsidR="009F7B79" w:rsidRDefault="009F7B79">
      <w:pPr>
        <w:pStyle w:val="TM3"/>
        <w:tabs>
          <w:tab w:val="left" w:pos="706"/>
          <w:tab w:val="right" w:leader="dot" w:pos="9056"/>
        </w:tabs>
        <w:rPr>
          <w:rFonts w:eastAsiaTheme="minorEastAsia" w:cstheme="minorBidi"/>
          <w:smallCaps w:val="0"/>
          <w:noProof/>
          <w:lang w:eastAsia="fr-FR"/>
        </w:rPr>
      </w:pPr>
      <w:hyperlink w:anchor="_Toc148099616" w:history="1">
        <w:r w:rsidRPr="007242BD">
          <w:rPr>
            <w:rStyle w:val="Lienhypertexte"/>
            <w:noProof/>
          </w:rPr>
          <w:t>1.2.c.</w:t>
        </w:r>
        <w:r>
          <w:rPr>
            <w:rFonts w:eastAsiaTheme="minorEastAsia" w:cstheme="minorBidi"/>
            <w:smallCaps w:val="0"/>
            <w:noProof/>
            <w:lang w:eastAsia="fr-FR"/>
          </w:rPr>
          <w:tab/>
        </w:r>
        <w:r w:rsidRPr="007242BD">
          <w:rPr>
            <w:rStyle w:val="Lienhypertexte"/>
            <w:noProof/>
          </w:rPr>
          <w:t>3</w:t>
        </w:r>
        <w:r w:rsidRPr="007242BD">
          <w:rPr>
            <w:rStyle w:val="Lienhypertexte"/>
            <w:noProof/>
            <w:vertAlign w:val="superscript"/>
          </w:rPr>
          <w:t>ème</w:t>
        </w:r>
        <w:r w:rsidRPr="007242BD">
          <w:rPr>
            <w:rStyle w:val="Lienhypertexte"/>
            <w:noProof/>
          </w:rPr>
          <w:t xml:space="preserve"> Partie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4E82D281" w14:textId="02F3EBD2" w:rsidR="009F7B79" w:rsidRDefault="009F7B79">
      <w:pPr>
        <w:pStyle w:val="TM1"/>
        <w:tabs>
          <w:tab w:val="left" w:pos="390"/>
          <w:tab w:val="right" w:leader="dot" w:pos="9056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fr-FR"/>
        </w:rPr>
      </w:pPr>
      <w:hyperlink w:anchor="_Toc148099617" w:history="1">
        <w:r w:rsidRPr="007242BD">
          <w:rPr>
            <w:rStyle w:val="Lienhypertexte"/>
            <w:noProof/>
          </w:rPr>
          <w:t>2.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fr-FR"/>
          </w:rPr>
          <w:tab/>
        </w:r>
        <w:r w:rsidRPr="007242BD">
          <w:rPr>
            <w:rStyle w:val="Lienhypertexte"/>
            <w:noProof/>
          </w:rPr>
          <w:t>Diagramme des use case et la description textuelle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- 6 -</w:t>
        </w:r>
        <w:r>
          <w:rPr>
            <w:noProof/>
            <w:webHidden/>
          </w:rPr>
          <w:fldChar w:fldCharType="end"/>
        </w:r>
      </w:hyperlink>
    </w:p>
    <w:p w14:paraId="0BD27842" w14:textId="553C241F" w:rsidR="009F7B79" w:rsidRDefault="009F7B79">
      <w:pPr>
        <w:pStyle w:val="TM2"/>
        <w:tabs>
          <w:tab w:val="left" w:pos="561"/>
          <w:tab w:val="right" w:leader="dot" w:pos="9056"/>
        </w:tabs>
        <w:rPr>
          <w:rFonts w:eastAsiaTheme="minorEastAsia" w:cstheme="minorBidi"/>
          <w:b w:val="0"/>
          <w:bCs w:val="0"/>
          <w:smallCaps w:val="0"/>
          <w:noProof/>
          <w:lang w:eastAsia="fr-FR"/>
        </w:rPr>
      </w:pPr>
      <w:hyperlink w:anchor="_Toc148099618" w:history="1">
        <w:r w:rsidRPr="007242BD">
          <w:rPr>
            <w:rStyle w:val="Lienhypertexte"/>
            <w:noProof/>
            <w:lang w:val="en-GB"/>
          </w:rPr>
          <w:t>2.1.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fr-FR"/>
          </w:rPr>
          <w:tab/>
        </w:r>
        <w:r w:rsidRPr="007242BD">
          <w:rPr>
            <w:rStyle w:val="Lienhypertexte"/>
            <w:noProof/>
            <w:lang w:val="en-GB"/>
          </w:rPr>
          <w:t>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14:paraId="245C23D7" w14:textId="1D0C676D" w:rsidR="009F7B79" w:rsidRDefault="009F7B79">
      <w:pPr>
        <w:pStyle w:val="TM2"/>
        <w:tabs>
          <w:tab w:val="left" w:pos="561"/>
          <w:tab w:val="right" w:leader="dot" w:pos="9056"/>
        </w:tabs>
        <w:rPr>
          <w:rFonts w:eastAsiaTheme="minorEastAsia" w:cstheme="minorBidi"/>
          <w:b w:val="0"/>
          <w:bCs w:val="0"/>
          <w:smallCaps w:val="0"/>
          <w:noProof/>
          <w:lang w:eastAsia="fr-FR"/>
        </w:rPr>
      </w:pPr>
      <w:hyperlink w:anchor="_Toc148099619" w:history="1">
        <w:r w:rsidRPr="007242BD">
          <w:rPr>
            <w:rStyle w:val="Lienhypertexte"/>
            <w:noProof/>
            <w:lang w:val="en-GB"/>
          </w:rPr>
          <w:t>2.2.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fr-FR"/>
          </w:rPr>
          <w:tab/>
        </w:r>
        <w:r w:rsidRPr="007242BD">
          <w:rPr>
            <w:rStyle w:val="Lienhypertexte"/>
            <w:noProof/>
            <w:lang w:val="en-GB"/>
          </w:rPr>
          <w:t>Description textuelle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- 8 -</w:t>
        </w:r>
        <w:r>
          <w:rPr>
            <w:noProof/>
            <w:webHidden/>
          </w:rPr>
          <w:fldChar w:fldCharType="end"/>
        </w:r>
      </w:hyperlink>
    </w:p>
    <w:p w14:paraId="7DD7BADB" w14:textId="42129AFE" w:rsidR="009F7B79" w:rsidRDefault="009F7B79">
      <w:pPr>
        <w:pStyle w:val="TM1"/>
        <w:tabs>
          <w:tab w:val="left" w:pos="390"/>
          <w:tab w:val="right" w:leader="dot" w:pos="9056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fr-FR"/>
        </w:rPr>
      </w:pPr>
      <w:hyperlink w:anchor="_Toc148099620" w:history="1">
        <w:r w:rsidRPr="007242BD">
          <w:rPr>
            <w:rStyle w:val="Lienhypertexte"/>
            <w:noProof/>
            <w:lang w:val="en-GB"/>
          </w:rPr>
          <w:t>3.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fr-FR"/>
          </w:rPr>
          <w:tab/>
        </w:r>
        <w:r w:rsidRPr="007242BD">
          <w:rPr>
            <w:rStyle w:val="Lienhypertexte"/>
            <w:noProof/>
            <w:lang w:val="en-GB"/>
          </w:rPr>
          <w:t>Diagramme de classe métier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- 14 -</w:t>
        </w:r>
        <w:r>
          <w:rPr>
            <w:noProof/>
            <w:webHidden/>
          </w:rPr>
          <w:fldChar w:fldCharType="end"/>
        </w:r>
      </w:hyperlink>
    </w:p>
    <w:p w14:paraId="582855E6" w14:textId="53B868F8" w:rsidR="009F7B79" w:rsidRDefault="009F7B79">
      <w:pPr>
        <w:pStyle w:val="TM2"/>
        <w:tabs>
          <w:tab w:val="left" w:pos="561"/>
          <w:tab w:val="right" w:leader="dot" w:pos="9056"/>
        </w:tabs>
        <w:rPr>
          <w:rFonts w:eastAsiaTheme="minorEastAsia" w:cstheme="minorBidi"/>
          <w:b w:val="0"/>
          <w:bCs w:val="0"/>
          <w:smallCaps w:val="0"/>
          <w:noProof/>
          <w:lang w:eastAsia="fr-FR"/>
        </w:rPr>
      </w:pPr>
      <w:hyperlink w:anchor="_Toc148099621" w:history="1">
        <w:r w:rsidRPr="007242BD">
          <w:rPr>
            <w:rStyle w:val="Lienhypertexte"/>
            <w:noProof/>
            <w:lang w:val="en-GB"/>
          </w:rPr>
          <w:t>3.1.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fr-FR"/>
          </w:rPr>
          <w:tab/>
        </w:r>
        <w:r w:rsidRPr="007242BD">
          <w:rPr>
            <w:rStyle w:val="Lienhypertexte"/>
            <w:noProof/>
            <w:lang w:val="en-GB"/>
          </w:rPr>
          <w:t>Diagramme de classe métier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- 14 -</w:t>
        </w:r>
        <w:r>
          <w:rPr>
            <w:noProof/>
            <w:webHidden/>
          </w:rPr>
          <w:fldChar w:fldCharType="end"/>
        </w:r>
      </w:hyperlink>
    </w:p>
    <w:p w14:paraId="1E743997" w14:textId="52A3945A" w:rsidR="009F7B79" w:rsidRDefault="009F7B79">
      <w:pPr>
        <w:pStyle w:val="TM1"/>
        <w:tabs>
          <w:tab w:val="left" w:pos="390"/>
          <w:tab w:val="right" w:leader="dot" w:pos="9056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fr-FR"/>
        </w:rPr>
      </w:pPr>
      <w:hyperlink w:anchor="_Toc148099622" w:history="1">
        <w:r w:rsidRPr="007242BD">
          <w:rPr>
            <w:rStyle w:val="Lienhypertexte"/>
            <w:noProof/>
          </w:rPr>
          <w:t>4.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fr-FR"/>
          </w:rPr>
          <w:tab/>
        </w:r>
        <w:r w:rsidRPr="007242BD">
          <w:rPr>
            <w:rStyle w:val="Lienhypertexte"/>
            <w:noProof/>
          </w:rPr>
          <w:t>Les diagrammes de classes de conception MVC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- 15 -</w:t>
        </w:r>
        <w:r>
          <w:rPr>
            <w:noProof/>
            <w:webHidden/>
          </w:rPr>
          <w:fldChar w:fldCharType="end"/>
        </w:r>
      </w:hyperlink>
    </w:p>
    <w:p w14:paraId="6BD211F2" w14:textId="38A3AB61" w:rsidR="009F7B79" w:rsidRDefault="009F7B79">
      <w:pPr>
        <w:pStyle w:val="TM2"/>
        <w:tabs>
          <w:tab w:val="left" w:pos="561"/>
          <w:tab w:val="right" w:leader="dot" w:pos="9056"/>
        </w:tabs>
        <w:rPr>
          <w:rFonts w:eastAsiaTheme="minorEastAsia" w:cstheme="minorBidi"/>
          <w:b w:val="0"/>
          <w:bCs w:val="0"/>
          <w:smallCaps w:val="0"/>
          <w:noProof/>
          <w:lang w:eastAsia="fr-FR"/>
        </w:rPr>
      </w:pPr>
      <w:hyperlink w:anchor="_Toc148099623" w:history="1">
        <w:r w:rsidRPr="007242BD">
          <w:rPr>
            <w:rStyle w:val="Lienhypertexte"/>
            <w:noProof/>
            <w:lang w:val="en-GB"/>
          </w:rPr>
          <w:t>4.1.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fr-FR"/>
          </w:rPr>
          <w:tab/>
        </w:r>
        <w:r w:rsidRPr="007242BD">
          <w:rPr>
            <w:rStyle w:val="Lienhypertexte"/>
            <w:noProof/>
            <w:lang w:val="en-GB"/>
          </w:rPr>
          <w:t>Recherche d’une publication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- 15 -</w:t>
        </w:r>
        <w:r>
          <w:rPr>
            <w:noProof/>
            <w:webHidden/>
          </w:rPr>
          <w:fldChar w:fldCharType="end"/>
        </w:r>
      </w:hyperlink>
    </w:p>
    <w:p w14:paraId="750764AD" w14:textId="70836765" w:rsidR="009F7B79" w:rsidRDefault="009F7B79">
      <w:pPr>
        <w:pStyle w:val="TM2"/>
        <w:tabs>
          <w:tab w:val="left" w:pos="561"/>
          <w:tab w:val="right" w:leader="dot" w:pos="9056"/>
        </w:tabs>
        <w:rPr>
          <w:rFonts w:eastAsiaTheme="minorEastAsia" w:cstheme="minorBidi"/>
          <w:b w:val="0"/>
          <w:bCs w:val="0"/>
          <w:smallCaps w:val="0"/>
          <w:noProof/>
          <w:lang w:eastAsia="fr-FR"/>
        </w:rPr>
      </w:pPr>
      <w:hyperlink w:anchor="_Toc148099624" w:history="1">
        <w:r w:rsidRPr="007242BD">
          <w:rPr>
            <w:rStyle w:val="Lienhypertexte"/>
            <w:noProof/>
            <w:lang w:val="en-GB"/>
          </w:rPr>
          <w:t>4.2.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fr-FR"/>
          </w:rPr>
          <w:tab/>
        </w:r>
        <w:r w:rsidRPr="007242BD">
          <w:rPr>
            <w:rStyle w:val="Lienhypertexte"/>
            <w:noProof/>
            <w:lang w:val="en-GB"/>
          </w:rPr>
          <w:t>Visualisation d’une publication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- 15 -</w:t>
        </w:r>
        <w:r>
          <w:rPr>
            <w:noProof/>
            <w:webHidden/>
          </w:rPr>
          <w:fldChar w:fldCharType="end"/>
        </w:r>
      </w:hyperlink>
    </w:p>
    <w:p w14:paraId="37AE331D" w14:textId="6D1479F8" w:rsidR="009F7B79" w:rsidRDefault="009F7B79">
      <w:pPr>
        <w:pStyle w:val="TM2"/>
        <w:tabs>
          <w:tab w:val="left" w:pos="561"/>
          <w:tab w:val="right" w:leader="dot" w:pos="9056"/>
        </w:tabs>
        <w:rPr>
          <w:rStyle w:val="Lienhypertexte"/>
          <w:noProof/>
        </w:rPr>
      </w:pPr>
      <w:hyperlink w:anchor="_Toc148099625" w:history="1">
        <w:r w:rsidRPr="007242BD">
          <w:rPr>
            <w:rStyle w:val="Lienhypertexte"/>
            <w:noProof/>
            <w:lang w:val="en-GB"/>
          </w:rPr>
          <w:t>4.3.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fr-FR"/>
          </w:rPr>
          <w:tab/>
        </w:r>
        <w:r w:rsidRPr="007242BD">
          <w:rPr>
            <w:rStyle w:val="Lienhypertexte"/>
            <w:noProof/>
            <w:lang w:val="en-GB"/>
          </w:rPr>
          <w:t>Donation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_Toc148099625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- 16 -</w:t>
        </w:r>
        <w:r>
          <w:rPr>
            <w:noProof/>
            <w:webHidden/>
          </w:rPr>
          <w:fldChar w:fldCharType="end"/>
        </w:r>
      </w:hyperlink>
    </w:p>
    <w:p w14:paraId="75E76FF2" w14:textId="53136C5B" w:rsidR="009F7B79" w:rsidRDefault="009F7B79">
      <w:pPr>
        <w:jc w:val="left"/>
      </w:pPr>
      <w:r>
        <w:br w:type="page"/>
      </w:r>
    </w:p>
    <w:p w14:paraId="2B30D346" w14:textId="77777777" w:rsidR="009F7B79" w:rsidRPr="009F7B79" w:rsidRDefault="009F7B79" w:rsidP="009F7B79"/>
    <w:p w14:paraId="70E0E18E" w14:textId="30EBB986" w:rsidR="001C71D7" w:rsidRDefault="009F3CD4" w:rsidP="6D123E09">
      <w:pPr>
        <w:pStyle w:val="Titre1"/>
        <w:spacing w:after="240"/>
        <w:rPr>
          <w:lang w:val="en-GB"/>
        </w:rPr>
      </w:pPr>
      <w:r>
        <w:rPr>
          <w:rFonts w:asciiTheme="minorHAnsi" w:eastAsiaTheme="minorHAnsi" w:hAnsiTheme="minorHAnsi" w:cstheme="minorHAnsi"/>
          <w:b/>
          <w:bCs/>
          <w:caps/>
          <w:color w:val="auto"/>
          <w:sz w:val="22"/>
          <w:szCs w:val="22"/>
          <w:u w:val="single"/>
          <w:lang w:val="en-GB"/>
        </w:rPr>
        <w:fldChar w:fldCharType="end"/>
      </w:r>
      <w:bookmarkStart w:id="2" w:name="_Toc148099609"/>
      <w:r w:rsidR="001C71D7">
        <w:rPr>
          <w:lang w:val="en-GB"/>
        </w:rPr>
        <w:t xml:space="preserve">Les </w:t>
      </w:r>
      <w:r w:rsidR="001C71D7" w:rsidRPr="001C71D7">
        <w:rPr>
          <w:lang w:val="en-GB"/>
        </w:rPr>
        <w:t>diagrammes de collaboration</w:t>
      </w:r>
      <w:bookmarkEnd w:id="2"/>
    </w:p>
    <w:p w14:paraId="7BDC2320" w14:textId="77777777" w:rsidR="007317CF" w:rsidRPr="007317CF" w:rsidRDefault="007317CF" w:rsidP="007317CF">
      <w:pPr>
        <w:rPr>
          <w:lang w:val="en-GB"/>
        </w:rPr>
      </w:pPr>
    </w:p>
    <w:p w14:paraId="24EC2153" w14:textId="77524064" w:rsidR="001C71D7" w:rsidRPr="00F47BE7" w:rsidRDefault="001C71D7" w:rsidP="00BF4758">
      <w:pPr>
        <w:pStyle w:val="Titre2"/>
      </w:pPr>
      <w:bookmarkStart w:id="3" w:name="_Toc148099610"/>
      <w:r w:rsidRPr="00F47BE7">
        <w:t>Diagramme de processus de création d’une publication</w:t>
      </w:r>
      <w:bookmarkEnd w:id="3"/>
      <w:r w:rsidR="00BF4758" w:rsidRPr="00F47BE7">
        <w:t xml:space="preserve"> </w:t>
      </w:r>
    </w:p>
    <w:p w14:paraId="716C06CA" w14:textId="584D7349" w:rsidR="001C71D7" w:rsidRPr="00F47BE7" w:rsidRDefault="001C71D7" w:rsidP="001C71D7"/>
    <w:p w14:paraId="2E4C93C2" w14:textId="4858E565" w:rsidR="001C71D7" w:rsidRDefault="00084B78" w:rsidP="005C083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5652E95" wp14:editId="61FDC218">
            <wp:extent cx="5756910" cy="273113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D69C" w14:textId="1799F8E3" w:rsidR="001C71D7" w:rsidRDefault="001C71D7" w:rsidP="001C71D7">
      <w:pPr>
        <w:rPr>
          <w:lang w:val="en-GB"/>
        </w:rPr>
      </w:pPr>
    </w:p>
    <w:p w14:paraId="76A9E342" w14:textId="77777777" w:rsidR="00084B78" w:rsidRDefault="00084B78" w:rsidP="001C71D7">
      <w:pPr>
        <w:rPr>
          <w:lang w:val="en-GB"/>
        </w:rPr>
      </w:pPr>
    </w:p>
    <w:p w14:paraId="5FCD7443" w14:textId="78C2997C" w:rsidR="00084B78" w:rsidRDefault="00084B78" w:rsidP="00084B78">
      <w:pPr>
        <w:pStyle w:val="titre3"/>
        <w:rPr>
          <w:lang w:val="en-GB"/>
        </w:rPr>
      </w:pPr>
      <w:bookmarkStart w:id="4" w:name="_Toc148099611"/>
      <w:r>
        <w:rPr>
          <w:lang w:val="en-GB"/>
        </w:rPr>
        <w:t>1</w:t>
      </w:r>
      <w:r w:rsidRPr="00447C52">
        <w:rPr>
          <w:vertAlign w:val="superscript"/>
          <w:lang w:val="en-GB"/>
        </w:rPr>
        <w:t>ère</w:t>
      </w:r>
      <w:r>
        <w:rPr>
          <w:lang w:val="en-GB"/>
        </w:rPr>
        <w:t xml:space="preserve"> Partie</w:t>
      </w:r>
      <w:bookmarkEnd w:id="4"/>
    </w:p>
    <w:p w14:paraId="16F9F1E9" w14:textId="77777777" w:rsidR="00084B78" w:rsidRDefault="00084B78" w:rsidP="005C083B">
      <w:pPr>
        <w:rPr>
          <w:lang w:val="en-GB"/>
        </w:rPr>
      </w:pPr>
    </w:p>
    <w:p w14:paraId="08F33200" w14:textId="77777777" w:rsidR="005C083B" w:rsidRDefault="005C083B" w:rsidP="00084B78">
      <w:pPr>
        <w:rPr>
          <w:noProof/>
          <w:lang w:val="en-GB"/>
        </w:rPr>
      </w:pPr>
    </w:p>
    <w:p w14:paraId="3FFD824E" w14:textId="449DB121" w:rsidR="00084B78" w:rsidRDefault="00084B78" w:rsidP="00084B78">
      <w:pPr>
        <w:rPr>
          <w:lang w:val="en-GB"/>
        </w:rPr>
      </w:pPr>
    </w:p>
    <w:p w14:paraId="6B0E2D0A" w14:textId="6421CD20" w:rsidR="005C083B" w:rsidRPr="00084B78" w:rsidRDefault="005C083B" w:rsidP="00084B78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FC73BAF" wp14:editId="0221CE8D">
            <wp:extent cx="5326912" cy="3555288"/>
            <wp:effectExtent l="0" t="0" r="7620" b="762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338" cy="358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3446" w14:textId="0DFB323A" w:rsidR="00084B78" w:rsidRDefault="00084B78" w:rsidP="00084B78">
      <w:pPr>
        <w:pStyle w:val="titre3"/>
        <w:rPr>
          <w:lang w:val="en-GB"/>
        </w:rPr>
      </w:pPr>
      <w:bookmarkStart w:id="5" w:name="_Toc148099612"/>
      <w:r>
        <w:rPr>
          <w:lang w:val="en-GB"/>
        </w:rPr>
        <w:lastRenderedPageBreak/>
        <w:t>2</w:t>
      </w:r>
      <w:r w:rsidRPr="00447C52">
        <w:rPr>
          <w:vertAlign w:val="superscript"/>
          <w:lang w:val="en-GB"/>
        </w:rPr>
        <w:t>ème</w:t>
      </w:r>
      <w:r>
        <w:rPr>
          <w:lang w:val="en-GB"/>
        </w:rPr>
        <w:t xml:space="preserve"> Partie</w:t>
      </w:r>
      <w:bookmarkEnd w:id="5"/>
    </w:p>
    <w:p w14:paraId="2A0510C6" w14:textId="77777777" w:rsidR="005C083B" w:rsidRDefault="005C083B" w:rsidP="005C083B">
      <w:pPr>
        <w:rPr>
          <w:lang w:val="en-GB"/>
        </w:rPr>
      </w:pPr>
    </w:p>
    <w:p w14:paraId="41BE2F81" w14:textId="1ABE7AB0" w:rsidR="00084B78" w:rsidRDefault="005C083B" w:rsidP="005C083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8756E1C" wp14:editId="271E36EA">
            <wp:extent cx="5756910" cy="7179945"/>
            <wp:effectExtent l="0" t="0" r="0" b="190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17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EA9E" w14:textId="77777777" w:rsidR="001C71D7" w:rsidRDefault="001C71D7" w:rsidP="001C71D7">
      <w:pPr>
        <w:rPr>
          <w:lang w:val="en-GB"/>
        </w:rPr>
      </w:pPr>
    </w:p>
    <w:p w14:paraId="090BBDF9" w14:textId="77777777" w:rsidR="00805A85" w:rsidRDefault="00805A85" w:rsidP="001C71D7">
      <w:pPr>
        <w:rPr>
          <w:lang w:val="en-GB"/>
        </w:rPr>
      </w:pPr>
    </w:p>
    <w:p w14:paraId="2FF51D31" w14:textId="65FDB051" w:rsidR="009F7B79" w:rsidRDefault="009F7B79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073E673E" w14:textId="38886221" w:rsidR="001C71D7" w:rsidRDefault="001C71D7" w:rsidP="001C71D7">
      <w:pPr>
        <w:pStyle w:val="Titre2"/>
      </w:pPr>
      <w:bookmarkStart w:id="6" w:name="_Toc148099613"/>
      <w:r w:rsidRPr="00F47BE7">
        <w:lastRenderedPageBreak/>
        <w:t>Diagramme de suivi des demandes des utilisateurs</w:t>
      </w:r>
      <w:bookmarkEnd w:id="6"/>
      <w:r w:rsidRPr="00F47BE7">
        <w:t xml:space="preserve"> </w:t>
      </w:r>
    </w:p>
    <w:p w14:paraId="311FB626" w14:textId="77777777" w:rsidR="002309BC" w:rsidRDefault="002309BC" w:rsidP="002309BC"/>
    <w:p w14:paraId="759CFE0F" w14:textId="22182407" w:rsidR="002309BC" w:rsidRPr="002309BC" w:rsidRDefault="00D83026" w:rsidP="002309BC">
      <w:r>
        <w:rPr>
          <w:noProof/>
        </w:rPr>
        <w:drawing>
          <wp:inline distT="0" distB="0" distL="0" distR="0" wp14:anchorId="132AE016" wp14:editId="76C9898E">
            <wp:extent cx="5756910" cy="1574800"/>
            <wp:effectExtent l="0" t="0" r="0" b="63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FF2D" w14:textId="13091B7F" w:rsidR="001C71D7" w:rsidRDefault="001C71D7" w:rsidP="001C71D7"/>
    <w:p w14:paraId="31D14701" w14:textId="77777777" w:rsidR="005C083B" w:rsidRDefault="005C083B" w:rsidP="001C71D7"/>
    <w:p w14:paraId="238E0C60" w14:textId="3E757DDD" w:rsidR="001E23FB" w:rsidRDefault="000001F5" w:rsidP="000001F5">
      <w:pPr>
        <w:pStyle w:val="titre3"/>
      </w:pPr>
      <w:bookmarkStart w:id="7" w:name="_Toc148099614"/>
      <w:r>
        <w:t>1</w:t>
      </w:r>
      <w:r w:rsidR="009F3CD4" w:rsidRPr="009F3CD4">
        <w:rPr>
          <w:vertAlign w:val="superscript"/>
        </w:rPr>
        <w:t>ère</w:t>
      </w:r>
      <w:r w:rsidR="009F3CD4">
        <w:t xml:space="preserve"> </w:t>
      </w:r>
      <w:r w:rsidR="005C083B">
        <w:t>P</w:t>
      </w:r>
      <w:r w:rsidR="009F3CD4">
        <w:t>artie</w:t>
      </w:r>
      <w:bookmarkEnd w:id="7"/>
    </w:p>
    <w:p w14:paraId="1C5B7B3B" w14:textId="77777777" w:rsidR="001E23FB" w:rsidRDefault="001E23FB" w:rsidP="001C71D7"/>
    <w:p w14:paraId="5DB1303F" w14:textId="426D0ADF" w:rsidR="00DE41A0" w:rsidRDefault="000B30BC" w:rsidP="001C71D7">
      <w:r>
        <w:rPr>
          <w:noProof/>
        </w:rPr>
        <w:drawing>
          <wp:inline distT="0" distB="0" distL="0" distR="0" wp14:anchorId="6C46E08E" wp14:editId="1D661D5A">
            <wp:extent cx="5756910" cy="4698365"/>
            <wp:effectExtent l="0" t="0" r="0" b="698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A60A" w14:textId="77777777" w:rsidR="009F3CD4" w:rsidRDefault="009F3CD4" w:rsidP="001C71D7"/>
    <w:p w14:paraId="4512BBA8" w14:textId="77777777" w:rsidR="009F3CD4" w:rsidRDefault="009F3CD4" w:rsidP="001C71D7"/>
    <w:p w14:paraId="2EE03DA1" w14:textId="77777777" w:rsidR="009F3CD4" w:rsidRDefault="009F3CD4" w:rsidP="001C71D7"/>
    <w:p w14:paraId="4FFFBEBE" w14:textId="77777777" w:rsidR="009F3CD4" w:rsidRDefault="009F3CD4" w:rsidP="001C71D7"/>
    <w:p w14:paraId="7D99DA81" w14:textId="77777777" w:rsidR="009F3CD4" w:rsidRDefault="009F3CD4" w:rsidP="001C71D7"/>
    <w:p w14:paraId="1B1C3515" w14:textId="77777777" w:rsidR="009F3CD4" w:rsidRDefault="009F3CD4" w:rsidP="001C71D7"/>
    <w:p w14:paraId="72D91DC3" w14:textId="77777777" w:rsidR="009F3CD4" w:rsidRDefault="009F3CD4" w:rsidP="001C71D7"/>
    <w:p w14:paraId="538BC20E" w14:textId="5CEB4B2C" w:rsidR="009F3CD4" w:rsidRDefault="009F3CD4" w:rsidP="009F3CD4">
      <w:pPr>
        <w:pStyle w:val="titre3"/>
      </w:pPr>
      <w:bookmarkStart w:id="8" w:name="_Toc148099615"/>
      <w:r>
        <w:lastRenderedPageBreak/>
        <w:t>2</w:t>
      </w:r>
      <w:r w:rsidRPr="009F3CD4">
        <w:rPr>
          <w:vertAlign w:val="superscript"/>
        </w:rPr>
        <w:t>ème</w:t>
      </w:r>
      <w:r>
        <w:t xml:space="preserve"> Partie</w:t>
      </w:r>
      <w:bookmarkEnd w:id="8"/>
    </w:p>
    <w:p w14:paraId="2EE995F7" w14:textId="77777777" w:rsidR="009F3CD4" w:rsidRDefault="009F3CD4" w:rsidP="001C71D7"/>
    <w:p w14:paraId="310971DD" w14:textId="6B98D7AD" w:rsidR="000B30BC" w:rsidRDefault="000B30BC" w:rsidP="001C71D7">
      <w:r>
        <w:rPr>
          <w:noProof/>
        </w:rPr>
        <w:drawing>
          <wp:inline distT="0" distB="0" distL="0" distR="0" wp14:anchorId="6196EC66" wp14:editId="16AEC4F8">
            <wp:extent cx="5756910" cy="497332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2735" w14:textId="77777777" w:rsidR="00DE41A0" w:rsidRDefault="00DE41A0" w:rsidP="001C71D7"/>
    <w:p w14:paraId="0B94C467" w14:textId="77777777" w:rsidR="009F3CD4" w:rsidRDefault="009F3CD4" w:rsidP="001C71D7"/>
    <w:p w14:paraId="49E421A4" w14:textId="77777777" w:rsidR="009F3CD4" w:rsidRDefault="009F3CD4" w:rsidP="001C71D7"/>
    <w:p w14:paraId="1341F4DC" w14:textId="77777777" w:rsidR="009F3CD4" w:rsidRDefault="009F3CD4" w:rsidP="001C71D7"/>
    <w:p w14:paraId="1F100192" w14:textId="77777777" w:rsidR="009F3CD4" w:rsidRDefault="009F3CD4" w:rsidP="001C71D7"/>
    <w:p w14:paraId="1114EBA8" w14:textId="77777777" w:rsidR="009F3CD4" w:rsidRDefault="009F3CD4" w:rsidP="001C71D7"/>
    <w:p w14:paraId="4713EFA4" w14:textId="77777777" w:rsidR="009F3CD4" w:rsidRDefault="009F3CD4" w:rsidP="001C71D7"/>
    <w:p w14:paraId="5BAFA98B" w14:textId="77777777" w:rsidR="009F3CD4" w:rsidRDefault="009F3CD4" w:rsidP="001C71D7"/>
    <w:p w14:paraId="3C6FBE2B" w14:textId="77777777" w:rsidR="009F3CD4" w:rsidRDefault="009F3CD4" w:rsidP="001C71D7"/>
    <w:p w14:paraId="04E2DAEC" w14:textId="77777777" w:rsidR="009F3CD4" w:rsidRDefault="009F3CD4" w:rsidP="001C71D7"/>
    <w:p w14:paraId="125D201B" w14:textId="77777777" w:rsidR="009F3CD4" w:rsidRDefault="009F3CD4" w:rsidP="001C71D7"/>
    <w:p w14:paraId="7AA6A9C5" w14:textId="77777777" w:rsidR="009F3CD4" w:rsidRDefault="009F3CD4" w:rsidP="001C71D7"/>
    <w:p w14:paraId="39368B17" w14:textId="77777777" w:rsidR="009F3CD4" w:rsidRDefault="009F3CD4" w:rsidP="001C71D7"/>
    <w:p w14:paraId="3D0299A5" w14:textId="77777777" w:rsidR="009F3CD4" w:rsidRDefault="009F3CD4" w:rsidP="001C71D7"/>
    <w:p w14:paraId="02077056" w14:textId="77777777" w:rsidR="009F3CD4" w:rsidRDefault="009F3CD4" w:rsidP="001C71D7"/>
    <w:p w14:paraId="64BA9877" w14:textId="77777777" w:rsidR="009F3CD4" w:rsidRDefault="009F3CD4" w:rsidP="001C71D7"/>
    <w:p w14:paraId="46F64C09" w14:textId="77777777" w:rsidR="009F3CD4" w:rsidRDefault="009F3CD4" w:rsidP="001C71D7"/>
    <w:p w14:paraId="4AF6061B" w14:textId="77777777" w:rsidR="009F3CD4" w:rsidRDefault="009F3CD4" w:rsidP="001C71D7"/>
    <w:p w14:paraId="58BC6AF7" w14:textId="1A75BD5E" w:rsidR="009F3CD4" w:rsidRDefault="009F3CD4" w:rsidP="009F3CD4">
      <w:pPr>
        <w:pStyle w:val="titre3"/>
      </w:pPr>
      <w:bookmarkStart w:id="9" w:name="_Toc148099616"/>
      <w:r>
        <w:lastRenderedPageBreak/>
        <w:t>3</w:t>
      </w:r>
      <w:r w:rsidRPr="009F3CD4">
        <w:rPr>
          <w:vertAlign w:val="superscript"/>
        </w:rPr>
        <w:t>ème</w:t>
      </w:r>
      <w:r>
        <w:t xml:space="preserve"> Partie</w:t>
      </w:r>
      <w:bookmarkEnd w:id="9"/>
    </w:p>
    <w:p w14:paraId="756E9A92" w14:textId="65CD81FA" w:rsidR="001E23FB" w:rsidRDefault="001E23FB" w:rsidP="001C71D7">
      <w:r>
        <w:rPr>
          <w:noProof/>
        </w:rPr>
        <w:drawing>
          <wp:inline distT="0" distB="0" distL="0" distR="0" wp14:anchorId="18003155" wp14:editId="21C081D7">
            <wp:extent cx="5756910" cy="407860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2A35" w14:textId="5C9DEFFD" w:rsidR="009F7B79" w:rsidRDefault="009F7B79" w:rsidP="009F7B79">
      <w:pPr>
        <w:jc w:val="left"/>
      </w:pPr>
      <w:r>
        <w:br w:type="page"/>
      </w:r>
    </w:p>
    <w:p w14:paraId="43C93134" w14:textId="13E2B0A3" w:rsidR="001C71D7" w:rsidRPr="00F47BE7" w:rsidRDefault="00596493" w:rsidP="001C71D7">
      <w:pPr>
        <w:pStyle w:val="Titre1"/>
      </w:pPr>
      <w:bookmarkStart w:id="10" w:name="_Toc148099617"/>
      <w:r w:rsidRPr="00F47BE7">
        <w:lastRenderedPageBreak/>
        <w:t>Diagramme des use case et la description textuelle</w:t>
      </w:r>
      <w:bookmarkEnd w:id="10"/>
    </w:p>
    <w:p w14:paraId="58EE8EC2" w14:textId="10A0B399" w:rsidR="009F7B79" w:rsidRDefault="00BF4758" w:rsidP="008D6B87">
      <w:pPr>
        <w:pStyle w:val="Titre2"/>
        <w:rPr>
          <w:lang w:val="en-GB"/>
        </w:rPr>
      </w:pPr>
      <w:bookmarkStart w:id="11" w:name="_Toc148099618"/>
      <w:r w:rsidRPr="009F7B79">
        <w:rPr>
          <w:lang w:val="en-GB"/>
        </w:rPr>
        <w:t>Use case</w:t>
      </w:r>
      <w:bookmarkEnd w:id="11"/>
      <w:r w:rsidR="00F47BE7">
        <w:rPr>
          <w:noProof/>
          <w:lang w:val="en-GB"/>
        </w:rPr>
        <w:drawing>
          <wp:inline distT="0" distB="0" distL="0" distR="0" wp14:anchorId="3789C2F8" wp14:editId="4214C482">
            <wp:extent cx="4062192" cy="795337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679" cy="799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3304C" w14:textId="5B03EDD7" w:rsidR="00BF4758" w:rsidRPr="009F7B79" w:rsidRDefault="009F7B79" w:rsidP="009F7B79">
      <w:pPr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GB"/>
        </w:rPr>
      </w:pPr>
      <w:r>
        <w:rPr>
          <w:lang w:val="en-GB"/>
        </w:rPr>
        <w:br w:type="page"/>
      </w:r>
    </w:p>
    <w:p w14:paraId="17D53FB6" w14:textId="63B0AAC1" w:rsidR="00BF4758" w:rsidRDefault="00BF4758" w:rsidP="00BF4758">
      <w:pPr>
        <w:pStyle w:val="Titre2"/>
        <w:rPr>
          <w:lang w:val="en-GB"/>
        </w:rPr>
      </w:pPr>
      <w:bookmarkStart w:id="12" w:name="_Toc148099619"/>
      <w:r>
        <w:rPr>
          <w:lang w:val="en-GB"/>
        </w:rPr>
        <w:lastRenderedPageBreak/>
        <w:t>Description textuelle</w:t>
      </w:r>
      <w:bookmarkEnd w:id="12"/>
    </w:p>
    <w:p w14:paraId="33D5C126" w14:textId="2A5FA619" w:rsidR="00BF4758" w:rsidRDefault="00BF4758" w:rsidP="00BF4758">
      <w:pPr>
        <w:rPr>
          <w:lang w:val="en-GB"/>
        </w:rPr>
      </w:pPr>
    </w:p>
    <w:p w14:paraId="5355580D" w14:textId="77777777" w:rsidR="00E55193" w:rsidRDefault="00E55193" w:rsidP="00BF4758">
      <w:pPr>
        <w:rPr>
          <w:lang w:val="en-GB"/>
        </w:rPr>
      </w:pPr>
    </w:p>
    <w:p w14:paraId="108C5FB2" w14:textId="77777777" w:rsidR="00E55193" w:rsidRPr="0004103C" w:rsidRDefault="00E55193" w:rsidP="00E55193">
      <w:pPr>
        <w:pStyle w:val="paragraph"/>
        <w:textAlignment w:val="baseline"/>
        <w:rPr>
          <w:sz w:val="28"/>
          <w:szCs w:val="28"/>
        </w:rPr>
      </w:pPr>
      <w:r w:rsidRPr="0004103C">
        <w:rPr>
          <w:rStyle w:val="normaltextrun"/>
          <w:rFonts w:ascii="Calibri" w:eastAsiaTheme="majorEastAsia" w:hAnsi="Calibri" w:cs="Calibri"/>
          <w:b/>
          <w:bCs/>
        </w:rPr>
        <w:t>US Création de compte et profil utilisateur</w:t>
      </w:r>
      <w:r w:rsidRPr="0004103C">
        <w:rPr>
          <w:rStyle w:val="eop"/>
          <w:rFonts w:ascii="Calibri" w:hAnsi="Calibri" w:cs="Calibri"/>
        </w:rPr>
        <w:t> </w:t>
      </w:r>
    </w:p>
    <w:p w14:paraId="743FE5C2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25E4939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  <w:u w:val="single"/>
        </w:rPr>
        <w:t>Acteur principal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62BF264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Le nouvel utilisateur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EFEA245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  <w:u w:val="single"/>
        </w:rPr>
        <w:t>Objectifs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9A416E4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Le nouvel utilisateur, souhaite créer un compte pour se connecter pour avoir accès à toutes les fonctionnalités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70F2343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  <w:u w:val="single"/>
        </w:rPr>
        <w:t>Préconditions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AC89388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Le nouvel utilisateur doit être sur le site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BD0D292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  <w:u w:val="single"/>
        </w:rPr>
        <w:t>Postconditions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2B2925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Le nouvel utilisateur a un compte sur le site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3D63EE4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  <w:u w:val="single"/>
        </w:rPr>
        <w:t>Scénario nominal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D37917C" w14:textId="77777777" w:rsidR="00E55193" w:rsidRDefault="00E55193" w:rsidP="00463742">
      <w:pPr>
        <w:pStyle w:val="paragraph"/>
        <w:numPr>
          <w:ilvl w:val="0"/>
          <w:numId w:val="2"/>
        </w:numPr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L’utilise renseigne ses informations 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7D52807" w14:textId="77777777" w:rsidR="00E55193" w:rsidRDefault="00E55193" w:rsidP="00463742">
      <w:pPr>
        <w:pStyle w:val="paragraph"/>
        <w:numPr>
          <w:ilvl w:val="0"/>
          <w:numId w:val="3"/>
        </w:numPr>
        <w:ind w:left="18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Son prénom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76D502F" w14:textId="77777777" w:rsidR="00E55193" w:rsidRDefault="00E55193" w:rsidP="00463742">
      <w:pPr>
        <w:pStyle w:val="paragraph"/>
        <w:numPr>
          <w:ilvl w:val="0"/>
          <w:numId w:val="3"/>
        </w:numPr>
        <w:ind w:left="18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Son nom de famille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7AA0B64" w14:textId="77777777" w:rsidR="00E55193" w:rsidRDefault="00E55193" w:rsidP="00463742">
      <w:pPr>
        <w:pStyle w:val="paragraph"/>
        <w:numPr>
          <w:ilvl w:val="0"/>
          <w:numId w:val="3"/>
        </w:numPr>
        <w:ind w:left="18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E-mail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183DFE3" w14:textId="77777777" w:rsidR="00E55193" w:rsidRDefault="00E55193" w:rsidP="00463742">
      <w:pPr>
        <w:pStyle w:val="paragraph"/>
        <w:numPr>
          <w:ilvl w:val="0"/>
          <w:numId w:val="4"/>
        </w:numPr>
        <w:ind w:left="18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Mot de passe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B30B1CD" w14:textId="77777777" w:rsidR="00E55193" w:rsidRDefault="00E55193" w:rsidP="00463742">
      <w:pPr>
        <w:pStyle w:val="paragraph"/>
        <w:numPr>
          <w:ilvl w:val="0"/>
          <w:numId w:val="5"/>
        </w:numPr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L’utilisateur choisit s’il veut recevoir de maj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621D100" w14:textId="77777777" w:rsidR="00E55193" w:rsidRDefault="00E55193" w:rsidP="00463742">
      <w:pPr>
        <w:pStyle w:val="paragraph"/>
        <w:numPr>
          <w:ilvl w:val="0"/>
          <w:numId w:val="6"/>
        </w:numPr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L’utilisateur clique sur le bouton Inscription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A5BD5E6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  <w:u w:val="single"/>
        </w:rPr>
        <w:t>Alternatives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029BDC8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1a L’utilisateur S’inscrit avec Google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C628AB5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B700E8F" w14:textId="77777777" w:rsidR="00E55193" w:rsidRPr="0004103C" w:rsidRDefault="00E55193" w:rsidP="00E55193">
      <w:pPr>
        <w:pStyle w:val="paragraph"/>
        <w:textAlignment w:val="baseline"/>
        <w:rPr>
          <w:sz w:val="28"/>
          <w:szCs w:val="28"/>
        </w:rPr>
      </w:pPr>
      <w:r w:rsidRPr="0004103C">
        <w:rPr>
          <w:rStyle w:val="normaltextrun"/>
          <w:rFonts w:ascii="Calibri" w:eastAsiaTheme="majorEastAsia" w:hAnsi="Calibri" w:cs="Calibri"/>
          <w:b/>
          <w:bCs/>
        </w:rPr>
        <w:t>US Recherche d’action </w:t>
      </w:r>
      <w:r w:rsidRPr="0004103C">
        <w:rPr>
          <w:rStyle w:val="eop"/>
          <w:rFonts w:ascii="Calibri" w:hAnsi="Calibri" w:cs="Calibri"/>
        </w:rPr>
        <w:t> </w:t>
      </w:r>
    </w:p>
    <w:p w14:paraId="04EB3E66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  <w:u w:val="single"/>
        </w:rPr>
        <w:t>Acteur principal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FC5763E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L’utilisateur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5560249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  <w:u w:val="single"/>
        </w:rPr>
        <w:lastRenderedPageBreak/>
        <w:t>Objectifs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FA29B96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L’utilisateur trouve des actions qui pourrait l’intéressé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C37A702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  <w:u w:val="single"/>
        </w:rPr>
        <w:t>Préconditions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E0E9F37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L’utilisateur doit être sur le site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1FED042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  <w:u w:val="single"/>
        </w:rPr>
        <w:t>Postconditions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7882E32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L’utilisateur a trouvé ou pas des actions qui pourrait l’intéressé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E61132C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  <w:u w:val="single"/>
        </w:rPr>
        <w:t>Scénario nominal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D29651C" w14:textId="77777777" w:rsidR="00E55193" w:rsidRDefault="00E55193" w:rsidP="00463742">
      <w:pPr>
        <w:pStyle w:val="paragraph"/>
        <w:numPr>
          <w:ilvl w:val="0"/>
          <w:numId w:val="7"/>
        </w:numPr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L’utilisateur précise les informations suivantes 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818D31E" w14:textId="77777777" w:rsidR="00E55193" w:rsidRDefault="00E55193" w:rsidP="00463742">
      <w:pPr>
        <w:pStyle w:val="paragraph"/>
        <w:numPr>
          <w:ilvl w:val="0"/>
          <w:numId w:val="8"/>
        </w:numPr>
        <w:ind w:left="18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Ville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B67E7C3" w14:textId="77777777" w:rsidR="00E55193" w:rsidRDefault="00E55193" w:rsidP="00463742">
      <w:pPr>
        <w:pStyle w:val="paragraph"/>
        <w:numPr>
          <w:ilvl w:val="0"/>
          <w:numId w:val="8"/>
        </w:numPr>
        <w:ind w:left="18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Type de missions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C32F0B7" w14:textId="77777777" w:rsidR="00E55193" w:rsidRDefault="00E55193" w:rsidP="00463742">
      <w:pPr>
        <w:pStyle w:val="paragraph"/>
        <w:numPr>
          <w:ilvl w:val="0"/>
          <w:numId w:val="8"/>
        </w:numPr>
        <w:ind w:left="18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Mot clefs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9498441" w14:textId="77777777" w:rsidR="00E55193" w:rsidRDefault="00E55193" w:rsidP="00463742">
      <w:pPr>
        <w:pStyle w:val="paragraph"/>
        <w:numPr>
          <w:ilvl w:val="0"/>
          <w:numId w:val="9"/>
        </w:numPr>
        <w:ind w:left="18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Mission à distance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63A167" w14:textId="77777777" w:rsidR="00E55193" w:rsidRDefault="00E55193" w:rsidP="00463742">
      <w:pPr>
        <w:pStyle w:val="paragraph"/>
        <w:numPr>
          <w:ilvl w:val="0"/>
          <w:numId w:val="9"/>
        </w:numPr>
        <w:ind w:left="18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Mission en présentiel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D33ECEC" w14:textId="77777777" w:rsidR="00E55193" w:rsidRDefault="00E55193" w:rsidP="00463742">
      <w:pPr>
        <w:pStyle w:val="paragraph"/>
        <w:numPr>
          <w:ilvl w:val="0"/>
          <w:numId w:val="10"/>
        </w:numPr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L’utilisateur clique sur rechercher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C14E0FE" w14:textId="77777777" w:rsidR="00E55193" w:rsidRDefault="00E55193" w:rsidP="00463742">
      <w:pPr>
        <w:pStyle w:val="paragraph"/>
        <w:numPr>
          <w:ilvl w:val="0"/>
          <w:numId w:val="11"/>
        </w:numPr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Le système lui renvoie la liste des actions correspondante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8084027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  <w:u w:val="single"/>
        </w:rPr>
        <w:t>Alternatives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F91BD68" w14:textId="77777777" w:rsidR="00E55193" w:rsidRDefault="00E55193" w:rsidP="00E55193">
      <w:pPr>
        <w:pStyle w:val="paragraph"/>
        <w:ind w:firstLine="705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3a. Aucune action ne correspond aux informations précisées par l’utilisateur et donc le système ne renvoie aucune action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51C232F" w14:textId="77777777" w:rsidR="00E55193" w:rsidRDefault="00E55193" w:rsidP="00E55193">
      <w:pPr>
        <w:pStyle w:val="paragraph"/>
        <w:ind w:firstLine="705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37EAB33" w14:textId="77777777" w:rsidR="00E55193" w:rsidRPr="0004103C" w:rsidRDefault="00E55193" w:rsidP="00E55193">
      <w:pPr>
        <w:pStyle w:val="paragraph"/>
        <w:textAlignment w:val="baseline"/>
        <w:rPr>
          <w:sz w:val="28"/>
          <w:szCs w:val="28"/>
        </w:rPr>
      </w:pPr>
      <w:r w:rsidRPr="0004103C">
        <w:rPr>
          <w:rStyle w:val="normaltextrun"/>
          <w:rFonts w:ascii="Calibri" w:eastAsiaTheme="majorEastAsia" w:hAnsi="Calibri" w:cs="Calibri"/>
          <w:b/>
          <w:bCs/>
        </w:rPr>
        <w:t>US Candidater à une action de bénévolat</w:t>
      </w:r>
      <w:r w:rsidRPr="0004103C">
        <w:rPr>
          <w:rStyle w:val="eop"/>
          <w:rFonts w:ascii="Calibri" w:hAnsi="Calibri" w:cs="Calibri"/>
        </w:rPr>
        <w:t> </w:t>
      </w:r>
    </w:p>
    <w:p w14:paraId="1D7A974D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  <w:u w:val="single"/>
        </w:rPr>
        <w:t>Acteur principal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30B1B4D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L’utilisateur connecté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C230089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  <w:u w:val="single"/>
        </w:rPr>
        <w:t>Objectifs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5D85E04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L’utilisateur se propose à une action de bénévolat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89B8C8F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  <w:u w:val="single"/>
        </w:rPr>
        <w:t>Préconditions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26BF9E8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L’utilisateur doit avoir fait une recherche et être connecté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35EF65A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  <w:u w:val="single"/>
        </w:rPr>
        <w:t>Postconditions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D1D8F99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L’utilisateur a candidaté à une action et attend une réponse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21A9D33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  <w:u w:val="single"/>
        </w:rPr>
        <w:lastRenderedPageBreak/>
        <w:t>Scénario nominal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20D8559" w14:textId="77777777" w:rsidR="00E55193" w:rsidRDefault="00E55193" w:rsidP="00463742">
      <w:pPr>
        <w:pStyle w:val="paragraph"/>
        <w:numPr>
          <w:ilvl w:val="0"/>
          <w:numId w:val="12"/>
        </w:numPr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L’utilisateur sélectionne une action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BC15650" w14:textId="77777777" w:rsidR="00E55193" w:rsidRDefault="00E55193" w:rsidP="00463742">
      <w:pPr>
        <w:pStyle w:val="paragraph"/>
        <w:numPr>
          <w:ilvl w:val="0"/>
          <w:numId w:val="13"/>
        </w:numPr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L’utilisateur fourni les informations requises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31910A2" w14:textId="77777777" w:rsidR="00E55193" w:rsidRDefault="00E55193" w:rsidP="00463742">
      <w:pPr>
        <w:pStyle w:val="paragraph"/>
        <w:numPr>
          <w:ilvl w:val="0"/>
          <w:numId w:val="14"/>
        </w:numPr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L’utilisateur clique sur le bouton participer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39FDAF6" w14:textId="77777777" w:rsidR="00E55193" w:rsidRDefault="00E55193" w:rsidP="00463742">
      <w:pPr>
        <w:pStyle w:val="paragraph"/>
        <w:numPr>
          <w:ilvl w:val="0"/>
          <w:numId w:val="15"/>
        </w:numPr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L’utilisateur attend une réponse (voir le cas d’utilisation Suivi des candidatures)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69FED7B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  <w:u w:val="single"/>
        </w:rPr>
        <w:t>Alternatives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066408E" w14:textId="77777777" w:rsidR="00E55193" w:rsidRDefault="00E55193" w:rsidP="00E55193">
      <w:pPr>
        <w:pStyle w:val="paragraph"/>
        <w:ind w:firstLine="705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4a. Le système demande au candidat de renseigner à nouveau sa demande s’il manque des informations. Retour au point 2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DC75C42" w14:textId="77777777" w:rsidR="00E55193" w:rsidRDefault="00E55193" w:rsidP="00E55193">
      <w:pPr>
        <w:pStyle w:val="paragraph"/>
        <w:ind w:firstLine="705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42B0D31" w14:textId="77777777" w:rsidR="00E55193" w:rsidRPr="0004103C" w:rsidRDefault="00E55193" w:rsidP="00E55193">
      <w:pPr>
        <w:pStyle w:val="paragraph"/>
        <w:textAlignment w:val="baseline"/>
        <w:rPr>
          <w:sz w:val="28"/>
          <w:szCs w:val="28"/>
        </w:rPr>
      </w:pPr>
      <w:r w:rsidRPr="0004103C">
        <w:rPr>
          <w:rStyle w:val="normaltextrun"/>
          <w:rFonts w:ascii="Calibri" w:eastAsiaTheme="majorEastAsia" w:hAnsi="Calibri" w:cs="Calibri"/>
          <w:b/>
          <w:bCs/>
        </w:rPr>
        <w:t>US Faire un don</w:t>
      </w:r>
      <w:r w:rsidRPr="0004103C">
        <w:rPr>
          <w:rStyle w:val="eop"/>
          <w:rFonts w:ascii="Calibri" w:hAnsi="Calibri" w:cs="Calibri"/>
        </w:rPr>
        <w:t> </w:t>
      </w:r>
    </w:p>
    <w:p w14:paraId="12A5FA01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  <w:u w:val="single"/>
        </w:rPr>
        <w:t>Acteur principal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474ACBE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L’utilisateur connecté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B13A73B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  <w:u w:val="single"/>
        </w:rPr>
        <w:t>Objectifs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C032A60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L’utilisateur fait un don à une association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07D513B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  <w:u w:val="single"/>
        </w:rPr>
        <w:t>Préconditions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2A232A8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L’utilisateur doit avoir fait une recherche et être connecté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37E11FF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  <w:u w:val="single"/>
        </w:rPr>
        <w:t>Postconditions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68561F7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L’utilisateur a fait un don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60C242A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  <w:u w:val="single"/>
        </w:rPr>
        <w:t>Scénario nominal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AD41429" w14:textId="77777777" w:rsidR="00E55193" w:rsidRDefault="00E55193" w:rsidP="00463742">
      <w:pPr>
        <w:pStyle w:val="paragraph"/>
        <w:numPr>
          <w:ilvl w:val="0"/>
          <w:numId w:val="16"/>
        </w:numPr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L’utilisateur sélectionne une action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5162583" w14:textId="77777777" w:rsidR="00E55193" w:rsidRDefault="00E55193" w:rsidP="00463742">
      <w:pPr>
        <w:pStyle w:val="paragraph"/>
        <w:numPr>
          <w:ilvl w:val="0"/>
          <w:numId w:val="17"/>
        </w:numPr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L’utilisateur choisit un montant de don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DA9EA68" w14:textId="77777777" w:rsidR="00E55193" w:rsidRDefault="00E55193" w:rsidP="00463742">
      <w:pPr>
        <w:pStyle w:val="paragraph"/>
        <w:numPr>
          <w:ilvl w:val="0"/>
          <w:numId w:val="18"/>
        </w:numPr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L’utilisateur choisit le type de paiement qui lui convient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A926D21" w14:textId="77777777" w:rsidR="00E55193" w:rsidRDefault="00E55193" w:rsidP="00463742">
      <w:pPr>
        <w:pStyle w:val="paragraph"/>
        <w:numPr>
          <w:ilvl w:val="0"/>
          <w:numId w:val="19"/>
        </w:numPr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L’utilisateur a choisi la carte bancaire comme moyen de paiement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E713A32" w14:textId="77777777" w:rsidR="00E55193" w:rsidRDefault="00E55193" w:rsidP="00463742">
      <w:pPr>
        <w:pStyle w:val="paragraph"/>
        <w:numPr>
          <w:ilvl w:val="0"/>
          <w:numId w:val="20"/>
        </w:numPr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L’utilisateur renseigne les informations requises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8D25446" w14:textId="77777777" w:rsidR="00E55193" w:rsidRDefault="00E55193" w:rsidP="00463742">
      <w:pPr>
        <w:pStyle w:val="paragraph"/>
        <w:numPr>
          <w:ilvl w:val="0"/>
          <w:numId w:val="21"/>
        </w:numPr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L’utilisateur clique sur le bouton Contribuez ici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7F7DF8A" w14:textId="77777777" w:rsidR="00E55193" w:rsidRDefault="00E55193" w:rsidP="00463742">
      <w:pPr>
        <w:pStyle w:val="paragraph"/>
        <w:numPr>
          <w:ilvl w:val="0"/>
          <w:numId w:val="22"/>
        </w:numPr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Le système envoie un mail récapitulatif de l’action à l’utilisateur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B47905F" w14:textId="77777777" w:rsidR="00E55193" w:rsidRDefault="00E55193" w:rsidP="00463742">
      <w:pPr>
        <w:pStyle w:val="paragraph"/>
        <w:numPr>
          <w:ilvl w:val="0"/>
          <w:numId w:val="23"/>
        </w:numPr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lastRenderedPageBreak/>
        <w:t>L’utilisateur ne veux plus faire de dons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37A3AD1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  <w:u w:val="single"/>
        </w:rPr>
        <w:t>Alternatives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32F4782" w14:textId="77777777" w:rsidR="00E55193" w:rsidRDefault="00E55193" w:rsidP="00E55193">
      <w:pPr>
        <w:pStyle w:val="paragraph"/>
        <w:ind w:firstLine="705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4a. L’utilisateur a choisi PayPal comme moyen de paiement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7D70911" w14:textId="77777777" w:rsidR="00E55193" w:rsidRDefault="00E55193" w:rsidP="00463742">
      <w:pPr>
        <w:pStyle w:val="paragraph"/>
        <w:numPr>
          <w:ilvl w:val="0"/>
          <w:numId w:val="24"/>
        </w:numPr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Le système redirige l’utilisateur sur PayPal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F83858D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5.a L’utilisateur avait enregistré une carte et les informations sont rempli par le système. Renvoie au point 6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3A74AC9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4b. L’utilisateur a choisi le prélèvement bancaire comme moyen de paiement. Renvoie au point 6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3ECF5AF" w14:textId="77777777" w:rsidR="00E55193" w:rsidRDefault="00E55193" w:rsidP="00E55193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8a. L’utilisateur souhaite refaire un don à la même association. Renvoie au point 2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AFB0830" w14:textId="77777777" w:rsidR="004361E9" w:rsidRPr="0004103C" w:rsidRDefault="004361E9" w:rsidP="004361E9">
      <w:pPr>
        <w:pStyle w:val="paragraph"/>
        <w:textAlignment w:val="baseline"/>
        <w:rPr>
          <w:sz w:val="28"/>
          <w:szCs w:val="28"/>
        </w:rPr>
      </w:pPr>
      <w:r w:rsidRPr="0004103C">
        <w:rPr>
          <w:rStyle w:val="normaltextrun"/>
          <w:rFonts w:ascii="Calibri" w:eastAsiaTheme="majorEastAsia" w:hAnsi="Calibri" w:cs="Calibri"/>
          <w:b/>
          <w:bCs/>
          <w:color w:val="000000"/>
        </w:rPr>
        <w:t>UC Gestion des utilisateurs et des associations</w:t>
      </w:r>
      <w:r w:rsidRPr="0004103C">
        <w:rPr>
          <w:rStyle w:val="eop"/>
          <w:rFonts w:ascii="Calibri" w:hAnsi="Calibri" w:cs="Calibri"/>
          <w:color w:val="000000"/>
        </w:rPr>
        <w:t> </w:t>
      </w:r>
    </w:p>
    <w:p w14:paraId="0B7610F4" w14:textId="77777777" w:rsidR="004361E9" w:rsidRDefault="004361E9" w:rsidP="004361E9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  <w:u w:val="single"/>
        </w:rPr>
        <w:t>Acteur principal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4B750954" w14:textId="77777777" w:rsidR="004361E9" w:rsidRDefault="004361E9" w:rsidP="004361E9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Administrateur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63F3A731" w14:textId="77777777" w:rsidR="004361E9" w:rsidRDefault="004361E9" w:rsidP="004361E9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  <w:u w:val="single"/>
        </w:rPr>
        <w:t>Objectifs 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1561EE2D" w14:textId="77777777" w:rsidR="004361E9" w:rsidRDefault="004361E9" w:rsidP="004361E9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L’administrateur souhaite gérer un compte utilisateur ou celui d’une association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68FAF2FC" w14:textId="77777777" w:rsidR="004361E9" w:rsidRDefault="004361E9" w:rsidP="004361E9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  <w:u w:val="single"/>
        </w:rPr>
        <w:t>Préconditions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7E48A80D" w14:textId="77777777" w:rsidR="004361E9" w:rsidRDefault="004361E9" w:rsidP="004361E9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Sélectionner le compte à modifier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4463FA40" w14:textId="77777777" w:rsidR="004361E9" w:rsidRDefault="004361E9" w:rsidP="004361E9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  <w:u w:val="single"/>
        </w:rPr>
        <w:t>Postconditions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4A844915" w14:textId="77777777" w:rsidR="004361E9" w:rsidRDefault="004361E9" w:rsidP="004361E9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L'administrateur a pu gérer le compte voulu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4FF490AE" w14:textId="77777777" w:rsidR="004361E9" w:rsidRDefault="004361E9" w:rsidP="004361E9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  <w:u w:val="single"/>
        </w:rPr>
        <w:t>Scénario nominal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745F4C2F" w14:textId="77777777" w:rsidR="004361E9" w:rsidRDefault="004361E9" w:rsidP="00463742">
      <w:pPr>
        <w:pStyle w:val="paragraph"/>
        <w:numPr>
          <w:ilvl w:val="0"/>
          <w:numId w:val="25"/>
        </w:numPr>
        <w:ind w:left="1425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L’administrateur gère le compte utilisateur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06FA9346" w14:textId="77777777" w:rsidR="004361E9" w:rsidRDefault="004361E9" w:rsidP="00463742">
      <w:pPr>
        <w:pStyle w:val="paragraph"/>
        <w:numPr>
          <w:ilvl w:val="0"/>
          <w:numId w:val="26"/>
        </w:numPr>
        <w:ind w:left="1425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Effecteur des vérifications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55F0A2FE" w14:textId="77777777" w:rsidR="004361E9" w:rsidRDefault="004361E9" w:rsidP="004361E9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  <w:u w:val="single"/>
        </w:rPr>
        <w:t>Alternatives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0BA9DDD1" w14:textId="77777777" w:rsidR="004361E9" w:rsidRDefault="004361E9" w:rsidP="004361E9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1.a. L’administrateur gère le compte d’association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0EAF51DA" w14:textId="77777777" w:rsidR="004361E9" w:rsidRDefault="004361E9" w:rsidP="004361E9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2.a. Gérer les autorisations d’accès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76E3D123" w14:textId="77777777" w:rsidR="004361E9" w:rsidRDefault="004361E9" w:rsidP="004361E9">
      <w:pPr>
        <w:pStyle w:val="paragraph"/>
        <w:textAlignment w:val="baseline"/>
      </w:pP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1CDB2DB8" w14:textId="77777777" w:rsidR="004361E9" w:rsidRPr="0004103C" w:rsidRDefault="004361E9" w:rsidP="004361E9">
      <w:pPr>
        <w:pStyle w:val="paragraph"/>
        <w:textAlignment w:val="baseline"/>
        <w:rPr>
          <w:sz w:val="28"/>
          <w:szCs w:val="28"/>
        </w:rPr>
      </w:pPr>
      <w:r w:rsidRPr="0004103C">
        <w:rPr>
          <w:rStyle w:val="normaltextrun"/>
          <w:rFonts w:ascii="Calibri" w:eastAsiaTheme="majorEastAsia" w:hAnsi="Calibri" w:cs="Calibri"/>
          <w:b/>
          <w:bCs/>
          <w:color w:val="000000"/>
        </w:rPr>
        <w:t>UC Gestion des notifications</w:t>
      </w:r>
      <w:r w:rsidRPr="0004103C">
        <w:rPr>
          <w:rStyle w:val="eop"/>
          <w:rFonts w:ascii="Calibri" w:hAnsi="Calibri" w:cs="Calibri"/>
          <w:color w:val="000000"/>
        </w:rPr>
        <w:t> </w:t>
      </w:r>
    </w:p>
    <w:p w14:paraId="1F75A504" w14:textId="77777777" w:rsidR="004361E9" w:rsidRDefault="004361E9" w:rsidP="004361E9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  <w:u w:val="single"/>
        </w:rPr>
        <w:t>Acteur principal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7F4854A1" w14:textId="77777777" w:rsidR="004361E9" w:rsidRDefault="004361E9" w:rsidP="004361E9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lastRenderedPageBreak/>
        <w:t>Administrateur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14E39DF3" w14:textId="77777777" w:rsidR="004361E9" w:rsidRDefault="004361E9" w:rsidP="004361E9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  <w:u w:val="single"/>
        </w:rPr>
        <w:t>Objectifs 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7B2F37AF" w14:textId="77777777" w:rsidR="004361E9" w:rsidRDefault="004361E9" w:rsidP="004361E9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L’administrateur souhaite gérer les notifications envoyées aux utilisateurs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5D782E8E" w14:textId="77777777" w:rsidR="004361E9" w:rsidRDefault="004361E9" w:rsidP="004361E9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  <w:u w:val="single"/>
        </w:rPr>
        <w:t>Préconditions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669EF2B2" w14:textId="77777777" w:rsidR="004361E9" w:rsidRDefault="004361E9" w:rsidP="004361E9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Sélectionner les notifications souhaitées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7AD19331" w14:textId="77777777" w:rsidR="004361E9" w:rsidRDefault="004361E9" w:rsidP="004361E9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  <w:u w:val="single"/>
        </w:rPr>
        <w:t>Postconditions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5508BAA8" w14:textId="77777777" w:rsidR="004361E9" w:rsidRDefault="004361E9" w:rsidP="004361E9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L'administrateur a pu gérer les notifications voulues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4AEDA29C" w14:textId="77777777" w:rsidR="004361E9" w:rsidRDefault="004361E9" w:rsidP="004361E9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  <w:u w:val="single"/>
        </w:rPr>
        <w:t>Scénario nominal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198423E0" w14:textId="77777777" w:rsidR="004361E9" w:rsidRDefault="004361E9" w:rsidP="00463742">
      <w:pPr>
        <w:pStyle w:val="paragraph"/>
        <w:numPr>
          <w:ilvl w:val="0"/>
          <w:numId w:val="27"/>
        </w:numPr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Configurer les paramètres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7D60FCBF" w14:textId="77777777" w:rsidR="004361E9" w:rsidRDefault="004361E9" w:rsidP="004361E9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  <w:u w:val="single"/>
        </w:rPr>
        <w:t>Alternatives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0CCD2A52" w14:textId="77777777" w:rsidR="004361E9" w:rsidRDefault="004361E9" w:rsidP="004361E9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1.a. Préparer des annonces importantes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35DD33E0" w14:textId="77777777" w:rsidR="004361E9" w:rsidRDefault="004361E9" w:rsidP="004361E9">
      <w:pPr>
        <w:pStyle w:val="paragraph"/>
        <w:textAlignment w:val="baseline"/>
      </w:pP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021BF909" w14:textId="77777777" w:rsidR="004361E9" w:rsidRDefault="004361E9" w:rsidP="004361E9">
      <w:pPr>
        <w:pStyle w:val="paragraph"/>
        <w:textAlignment w:val="baseline"/>
      </w:pP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062D8DE3" w14:textId="77777777" w:rsidR="004361E9" w:rsidRDefault="004361E9" w:rsidP="004361E9">
      <w:pPr>
        <w:pStyle w:val="paragraph"/>
        <w:textAlignment w:val="baseline"/>
      </w:pP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1CA8F91D" w14:textId="77777777" w:rsidR="004361E9" w:rsidRPr="0004103C" w:rsidRDefault="004361E9" w:rsidP="004361E9">
      <w:pPr>
        <w:pStyle w:val="paragraph"/>
        <w:textAlignment w:val="baseline"/>
        <w:rPr>
          <w:sz w:val="28"/>
          <w:szCs w:val="28"/>
        </w:rPr>
      </w:pPr>
      <w:r w:rsidRPr="0004103C">
        <w:rPr>
          <w:rStyle w:val="normaltextrun"/>
          <w:rFonts w:ascii="Calibri" w:eastAsiaTheme="majorEastAsia" w:hAnsi="Calibri" w:cs="Calibri"/>
          <w:b/>
          <w:bCs/>
          <w:color w:val="000000"/>
        </w:rPr>
        <w:t>UC Support technique</w:t>
      </w:r>
      <w:r w:rsidRPr="0004103C">
        <w:rPr>
          <w:rStyle w:val="eop"/>
          <w:rFonts w:ascii="Calibri" w:hAnsi="Calibri" w:cs="Calibri"/>
          <w:color w:val="000000"/>
        </w:rPr>
        <w:t> </w:t>
      </w:r>
    </w:p>
    <w:p w14:paraId="1969881F" w14:textId="77777777" w:rsidR="004361E9" w:rsidRDefault="004361E9" w:rsidP="004361E9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  <w:u w:val="single"/>
        </w:rPr>
        <w:t>Acteur principal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0097D981" w14:textId="77777777" w:rsidR="004361E9" w:rsidRDefault="004361E9" w:rsidP="004361E9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Administrateur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5C7FE997" w14:textId="77777777" w:rsidR="004361E9" w:rsidRDefault="004361E9" w:rsidP="004361E9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  <w:u w:val="single"/>
        </w:rPr>
        <w:t>Objectifs 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32311F23" w14:textId="77777777" w:rsidR="004361E9" w:rsidRDefault="004361E9" w:rsidP="004361E9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L’administrateur souhaite fournir un support technique aux utilisateurs et aux associations 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21843DCF" w14:textId="77777777" w:rsidR="004361E9" w:rsidRDefault="004361E9" w:rsidP="004361E9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  <w:u w:val="single"/>
        </w:rPr>
        <w:t>Préconditions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6943FB99" w14:textId="77777777" w:rsidR="004361E9" w:rsidRDefault="004361E9" w:rsidP="004361E9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Sélectionner la question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70180EC5" w14:textId="77777777" w:rsidR="004361E9" w:rsidRDefault="004361E9" w:rsidP="004361E9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  <w:u w:val="single"/>
        </w:rPr>
        <w:t>Postconditions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65FB94E0" w14:textId="77777777" w:rsidR="004361E9" w:rsidRDefault="004361E9" w:rsidP="004361E9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L'administrateur a pu aider l’association ou l’utilisateur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7F8B3235" w14:textId="77777777" w:rsidR="004361E9" w:rsidRDefault="004361E9" w:rsidP="004361E9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  <w:u w:val="single"/>
        </w:rPr>
        <w:t>Scénario nominal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1A121D7B" w14:textId="77777777" w:rsidR="004361E9" w:rsidRDefault="004361E9" w:rsidP="00463742">
      <w:pPr>
        <w:pStyle w:val="paragraph"/>
        <w:numPr>
          <w:ilvl w:val="0"/>
          <w:numId w:val="28"/>
        </w:numPr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Répondre aux questions de l’utilisateur ou de l’association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11597EE7" w14:textId="77777777" w:rsidR="00463742" w:rsidRPr="0004103C" w:rsidRDefault="00463742" w:rsidP="00463742">
      <w:pPr>
        <w:pStyle w:val="paragraph"/>
        <w:textAlignment w:val="baseline"/>
        <w:rPr>
          <w:sz w:val="28"/>
          <w:szCs w:val="28"/>
        </w:rPr>
      </w:pPr>
      <w:r w:rsidRPr="0004103C">
        <w:rPr>
          <w:rStyle w:val="normaltextrun"/>
          <w:rFonts w:ascii="Calibri" w:eastAsiaTheme="majorEastAsia" w:hAnsi="Calibri" w:cs="Calibri"/>
          <w:b/>
          <w:bCs/>
          <w:color w:val="000000"/>
        </w:rPr>
        <w:lastRenderedPageBreak/>
        <w:t>UC Créer compte association</w:t>
      </w:r>
      <w:r w:rsidRPr="0004103C">
        <w:rPr>
          <w:rStyle w:val="eop"/>
          <w:rFonts w:ascii="Calibri" w:hAnsi="Calibri" w:cs="Calibri"/>
          <w:color w:val="000000"/>
        </w:rPr>
        <w:t> </w:t>
      </w:r>
    </w:p>
    <w:p w14:paraId="316630B8" w14:textId="77777777" w:rsidR="00463742" w:rsidRDefault="00463742" w:rsidP="00463742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  <w:u w:val="single"/>
        </w:rPr>
        <w:t>Acteur principal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3867E3A7" w14:textId="77777777" w:rsidR="00463742" w:rsidRDefault="00463742" w:rsidP="00463742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Association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04954B39" w14:textId="77777777" w:rsidR="00463742" w:rsidRDefault="00463742" w:rsidP="00463742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  <w:u w:val="single"/>
        </w:rPr>
        <w:t>Objectifs 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6E737D1B" w14:textId="77777777" w:rsidR="00463742" w:rsidRDefault="00463742" w:rsidP="00463742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Créer un compte d’association sur le site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5F9365E0" w14:textId="77777777" w:rsidR="00463742" w:rsidRDefault="00463742" w:rsidP="00463742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  <w:u w:val="single"/>
        </w:rPr>
        <w:t>Préconditions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34B81FF6" w14:textId="77777777" w:rsidR="00463742" w:rsidRDefault="00463742" w:rsidP="00463742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L'association doit être sur le site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16AEF530" w14:textId="77777777" w:rsidR="00463742" w:rsidRDefault="00463742" w:rsidP="00463742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  <w:u w:val="single"/>
        </w:rPr>
        <w:t>Postconditions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5100FD97" w14:textId="77777777" w:rsidR="00463742" w:rsidRDefault="00463742" w:rsidP="00463742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L'association a un compte sur le site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2E0D6AD0" w14:textId="77777777" w:rsidR="00463742" w:rsidRDefault="00463742" w:rsidP="00463742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  <w:u w:val="single"/>
        </w:rPr>
        <w:t>Scénario nominal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53C7890D" w14:textId="77777777" w:rsidR="00463742" w:rsidRDefault="00463742" w:rsidP="00463742">
      <w:pPr>
        <w:pStyle w:val="paragraph"/>
        <w:numPr>
          <w:ilvl w:val="0"/>
          <w:numId w:val="29"/>
        </w:numPr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Accéder à la page “Inscription Association”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28E1893F" w14:textId="77777777" w:rsidR="00463742" w:rsidRDefault="00463742" w:rsidP="00463742">
      <w:pPr>
        <w:pStyle w:val="paragraph"/>
        <w:numPr>
          <w:ilvl w:val="0"/>
          <w:numId w:val="30"/>
        </w:numPr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Remplir le formulaire en renseignant les informations :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6F5B0156" w14:textId="77777777" w:rsidR="00463742" w:rsidRDefault="00463742" w:rsidP="00463742">
      <w:pPr>
        <w:pStyle w:val="paragraph"/>
        <w:numPr>
          <w:ilvl w:val="0"/>
          <w:numId w:val="31"/>
        </w:numPr>
        <w:ind w:left="18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Nom de l’association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114F3D13" w14:textId="77777777" w:rsidR="00463742" w:rsidRDefault="00463742" w:rsidP="00463742">
      <w:pPr>
        <w:pStyle w:val="paragraph"/>
        <w:numPr>
          <w:ilvl w:val="0"/>
          <w:numId w:val="31"/>
        </w:numPr>
        <w:ind w:left="18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Coordonnées (adresse, numéro de téléphone, e-mail de contact)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27E6CD0F" w14:textId="77777777" w:rsidR="00463742" w:rsidRDefault="00463742" w:rsidP="00463742">
      <w:pPr>
        <w:pStyle w:val="paragraph"/>
        <w:numPr>
          <w:ilvl w:val="0"/>
          <w:numId w:val="31"/>
        </w:numPr>
        <w:ind w:left="18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Si possible un site web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5C55730B" w14:textId="77777777" w:rsidR="00463742" w:rsidRDefault="00463742" w:rsidP="00463742">
      <w:pPr>
        <w:pStyle w:val="paragraph"/>
        <w:numPr>
          <w:ilvl w:val="0"/>
          <w:numId w:val="32"/>
        </w:numPr>
        <w:ind w:left="18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Description des objectifs, effectifs et autres informations complémentaires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552B487C" w14:textId="77777777" w:rsidR="00463742" w:rsidRDefault="00463742" w:rsidP="00463742">
      <w:pPr>
        <w:pStyle w:val="paragraph"/>
        <w:textAlignment w:val="baseline"/>
      </w:pP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78888E91" w14:textId="77777777" w:rsidR="00463742" w:rsidRDefault="00463742" w:rsidP="00463742">
      <w:pPr>
        <w:pStyle w:val="paragraph"/>
        <w:textAlignment w:val="baseline"/>
      </w:pP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29D2427E" w14:textId="77777777" w:rsidR="00463742" w:rsidRPr="0004103C" w:rsidRDefault="00463742" w:rsidP="00463742">
      <w:pPr>
        <w:pStyle w:val="paragraph"/>
        <w:textAlignment w:val="baseline"/>
        <w:rPr>
          <w:sz w:val="28"/>
          <w:szCs w:val="28"/>
        </w:rPr>
      </w:pPr>
      <w:r w:rsidRPr="0004103C">
        <w:rPr>
          <w:rStyle w:val="normaltextrun"/>
          <w:rFonts w:ascii="Calibri" w:eastAsiaTheme="majorEastAsia" w:hAnsi="Calibri" w:cs="Calibri"/>
          <w:b/>
          <w:bCs/>
          <w:color w:val="000000"/>
        </w:rPr>
        <w:t>UC Publier information</w:t>
      </w:r>
      <w:r w:rsidRPr="0004103C">
        <w:rPr>
          <w:rStyle w:val="eop"/>
          <w:rFonts w:ascii="Calibri" w:hAnsi="Calibri" w:cs="Calibri"/>
          <w:color w:val="000000"/>
        </w:rPr>
        <w:t> </w:t>
      </w:r>
    </w:p>
    <w:p w14:paraId="024DB252" w14:textId="77777777" w:rsidR="00463742" w:rsidRDefault="00463742" w:rsidP="00463742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  <w:u w:val="single"/>
        </w:rPr>
        <w:t>Acteur principal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79BE9F65" w14:textId="77777777" w:rsidR="00463742" w:rsidRDefault="00463742" w:rsidP="00463742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Association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20F5DAF5" w14:textId="77777777" w:rsidR="00463742" w:rsidRDefault="00463742" w:rsidP="00463742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  <w:u w:val="single"/>
        </w:rPr>
        <w:t>Objectifs 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12DDBDC0" w14:textId="77777777" w:rsidR="00463742" w:rsidRDefault="00463742" w:rsidP="00463742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Faire une publication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5FC532EF" w14:textId="77777777" w:rsidR="00463742" w:rsidRDefault="00463742" w:rsidP="00463742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  <w:u w:val="single"/>
        </w:rPr>
        <w:t>Préconditions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2B3FDFE7" w14:textId="77777777" w:rsidR="00463742" w:rsidRDefault="00463742" w:rsidP="00463742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Être connecté sur le site en tant qu’association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4C7D7C08" w14:textId="77777777" w:rsidR="00463742" w:rsidRDefault="00463742" w:rsidP="00463742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  <w:u w:val="single"/>
        </w:rPr>
        <w:t>Postconditions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050C13F4" w14:textId="77777777" w:rsidR="00463742" w:rsidRDefault="00463742" w:rsidP="00463742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lastRenderedPageBreak/>
        <w:t>La société contrôle la publication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3B663156" w14:textId="77777777" w:rsidR="00463742" w:rsidRDefault="00463742" w:rsidP="00463742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  <w:u w:val="single"/>
        </w:rPr>
        <w:t>Scénario nominal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5A7F84D6" w14:textId="77777777" w:rsidR="00463742" w:rsidRDefault="00463742" w:rsidP="00463742">
      <w:pPr>
        <w:pStyle w:val="paragraph"/>
        <w:numPr>
          <w:ilvl w:val="0"/>
          <w:numId w:val="33"/>
        </w:numPr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L’association saisi le contenu de la publication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6917E25A" w14:textId="77777777" w:rsidR="00463742" w:rsidRDefault="00463742" w:rsidP="00463742">
      <w:pPr>
        <w:pStyle w:val="paragraph"/>
        <w:numPr>
          <w:ilvl w:val="0"/>
          <w:numId w:val="34"/>
        </w:numPr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La publication est acceptée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54538404" w14:textId="77777777" w:rsidR="00463742" w:rsidRDefault="00463742" w:rsidP="00463742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  <w:u w:val="single"/>
        </w:rPr>
        <w:t>Alternatives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22FC67D2" w14:textId="77777777" w:rsidR="00463742" w:rsidRDefault="00463742" w:rsidP="00463742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1.a. L’association saisi en plus du contenu le budget à atteindre et un RIB et indiquer s’il y à avantage fiscal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48279903" w14:textId="77777777" w:rsidR="00463742" w:rsidRDefault="00463742" w:rsidP="00463742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1.b. L’association saisi les thématiques, les compétences requises, les dates, horaires, lieux et nombre de participation souhaité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3225EAFF" w14:textId="77777777" w:rsidR="00463742" w:rsidRDefault="00463742" w:rsidP="00463742">
      <w:pPr>
        <w:pStyle w:val="paragraph"/>
        <w:textAlignment w:val="baseline"/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2.a. La publication est refusée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53CD4CC5" w14:textId="77777777" w:rsidR="00E55193" w:rsidRDefault="00E55193" w:rsidP="00BF4758">
      <w:pPr>
        <w:rPr>
          <w:lang w:val="en-GB"/>
        </w:rPr>
      </w:pPr>
    </w:p>
    <w:p w14:paraId="58ECA827" w14:textId="77777777" w:rsidR="00E55193" w:rsidRDefault="00E55193" w:rsidP="00BF4758">
      <w:pPr>
        <w:rPr>
          <w:lang w:val="en-GB"/>
        </w:rPr>
      </w:pPr>
    </w:p>
    <w:p w14:paraId="203EF68F" w14:textId="7A21CB2F" w:rsidR="0004103C" w:rsidRDefault="0004103C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33F776B5" w14:textId="25F66FFA" w:rsidR="00596493" w:rsidRDefault="00BF4758" w:rsidP="00BF4758">
      <w:pPr>
        <w:pStyle w:val="Titre1"/>
        <w:rPr>
          <w:lang w:val="en-GB"/>
        </w:rPr>
      </w:pPr>
      <w:bookmarkStart w:id="13" w:name="_Toc148099620"/>
      <w:r>
        <w:rPr>
          <w:lang w:val="en-GB"/>
        </w:rPr>
        <w:lastRenderedPageBreak/>
        <w:t>Diagramme de classe métier</w:t>
      </w:r>
      <w:bookmarkEnd w:id="13"/>
      <w:r>
        <w:rPr>
          <w:lang w:val="en-GB"/>
        </w:rPr>
        <w:t xml:space="preserve"> </w:t>
      </w:r>
    </w:p>
    <w:p w14:paraId="0B62717E" w14:textId="77777777" w:rsidR="00BF4758" w:rsidRPr="00BF4758" w:rsidRDefault="00BF4758" w:rsidP="00BF4758">
      <w:pPr>
        <w:rPr>
          <w:lang w:val="en-GB"/>
        </w:rPr>
      </w:pPr>
    </w:p>
    <w:p w14:paraId="3A947FDF" w14:textId="637CFB3F" w:rsidR="00BF4758" w:rsidRDefault="00BF4758" w:rsidP="00BF4758">
      <w:pPr>
        <w:pStyle w:val="Titre2"/>
        <w:rPr>
          <w:lang w:val="en-GB"/>
        </w:rPr>
      </w:pPr>
      <w:bookmarkStart w:id="14" w:name="_Toc148099621"/>
      <w:r>
        <w:rPr>
          <w:lang w:val="en-GB"/>
        </w:rPr>
        <w:t>Diagramme de classe métier</w:t>
      </w:r>
      <w:bookmarkEnd w:id="14"/>
    </w:p>
    <w:p w14:paraId="24F3CC03" w14:textId="37E66436" w:rsidR="00BF4758" w:rsidRDefault="00BF4758" w:rsidP="00BF4758">
      <w:pPr>
        <w:rPr>
          <w:lang w:val="en-GB"/>
        </w:rPr>
      </w:pPr>
    </w:p>
    <w:p w14:paraId="1C9F2C48" w14:textId="3D9F9992" w:rsidR="00BF4758" w:rsidRDefault="00BF4758" w:rsidP="00BF4758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F6829BB" wp14:editId="10198212">
            <wp:extent cx="5756910" cy="4432935"/>
            <wp:effectExtent l="0" t="0" r="0" b="571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5640" w14:textId="18094E7F" w:rsidR="00BF4758" w:rsidRDefault="00BF4758" w:rsidP="00BF4758">
      <w:pPr>
        <w:rPr>
          <w:lang w:val="en-GB"/>
        </w:rPr>
      </w:pPr>
    </w:p>
    <w:p w14:paraId="38152F23" w14:textId="1FBE12C1" w:rsidR="00BF4758" w:rsidRDefault="00BF4758" w:rsidP="00BF4758">
      <w:pPr>
        <w:rPr>
          <w:lang w:val="en-GB"/>
        </w:rPr>
      </w:pPr>
    </w:p>
    <w:p w14:paraId="59E24310" w14:textId="5833AB8E" w:rsidR="00BF4758" w:rsidRDefault="00BF4758" w:rsidP="00BF4758">
      <w:pPr>
        <w:rPr>
          <w:lang w:val="en-GB"/>
        </w:rPr>
      </w:pPr>
    </w:p>
    <w:p w14:paraId="51495242" w14:textId="04E5887E" w:rsidR="00BF4758" w:rsidRDefault="00BF4758" w:rsidP="00BF4758">
      <w:pPr>
        <w:rPr>
          <w:lang w:val="en-GB"/>
        </w:rPr>
      </w:pPr>
    </w:p>
    <w:p w14:paraId="74B20D6E" w14:textId="6DBA35FC" w:rsidR="00BF4758" w:rsidRDefault="00BF4758" w:rsidP="00BF4758">
      <w:pPr>
        <w:rPr>
          <w:lang w:val="en-GB"/>
        </w:rPr>
      </w:pPr>
    </w:p>
    <w:p w14:paraId="1BB5FCA9" w14:textId="2FAA9977" w:rsidR="00BF4758" w:rsidRDefault="00BF4758" w:rsidP="00BF4758">
      <w:pPr>
        <w:rPr>
          <w:lang w:val="en-GB"/>
        </w:rPr>
      </w:pPr>
    </w:p>
    <w:p w14:paraId="3ECE3B4E" w14:textId="08C5E759" w:rsidR="00BF4758" w:rsidRDefault="00BF4758" w:rsidP="00BF4758">
      <w:pPr>
        <w:rPr>
          <w:lang w:val="en-GB"/>
        </w:rPr>
      </w:pPr>
    </w:p>
    <w:p w14:paraId="2B48E3CD" w14:textId="2657F83B" w:rsidR="00BF4758" w:rsidRDefault="00BF4758" w:rsidP="00BF4758">
      <w:pPr>
        <w:rPr>
          <w:lang w:val="en-GB"/>
        </w:rPr>
      </w:pPr>
    </w:p>
    <w:p w14:paraId="17DAB139" w14:textId="3BCD9D9E" w:rsidR="00BF4758" w:rsidRDefault="00BF4758" w:rsidP="00BF4758">
      <w:pPr>
        <w:rPr>
          <w:lang w:val="en-GB"/>
        </w:rPr>
      </w:pPr>
    </w:p>
    <w:p w14:paraId="5A247BEE" w14:textId="44B348E1" w:rsidR="00BF4758" w:rsidRDefault="00BF4758" w:rsidP="00BF4758">
      <w:pPr>
        <w:rPr>
          <w:lang w:val="en-GB"/>
        </w:rPr>
      </w:pPr>
    </w:p>
    <w:p w14:paraId="2CFFBD66" w14:textId="6A11CDD7" w:rsidR="00BF4758" w:rsidRDefault="00BF4758" w:rsidP="00BF4758">
      <w:pPr>
        <w:rPr>
          <w:lang w:val="en-GB"/>
        </w:rPr>
      </w:pPr>
    </w:p>
    <w:p w14:paraId="48129E80" w14:textId="0D5775D6" w:rsidR="00BF4758" w:rsidRDefault="00BF4758" w:rsidP="00BF4758">
      <w:pPr>
        <w:rPr>
          <w:lang w:val="en-GB"/>
        </w:rPr>
      </w:pPr>
    </w:p>
    <w:p w14:paraId="6F504458" w14:textId="755AC73F" w:rsidR="00BF4758" w:rsidRDefault="00BF4758" w:rsidP="00BF4758">
      <w:pPr>
        <w:rPr>
          <w:lang w:val="en-GB"/>
        </w:rPr>
      </w:pPr>
    </w:p>
    <w:p w14:paraId="7FE0215E" w14:textId="546D22C9" w:rsidR="00BF4758" w:rsidRDefault="00BF4758" w:rsidP="00BF4758">
      <w:pPr>
        <w:rPr>
          <w:lang w:val="en-GB"/>
        </w:rPr>
      </w:pPr>
    </w:p>
    <w:p w14:paraId="79DC5ACC" w14:textId="577D41C8" w:rsidR="0004103C" w:rsidRDefault="0004103C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7449E004" w14:textId="38370CDE" w:rsidR="00BF4758" w:rsidRPr="00F47BE7" w:rsidRDefault="00BF4758" w:rsidP="00BF4758">
      <w:pPr>
        <w:pStyle w:val="Titre1"/>
      </w:pPr>
      <w:bookmarkStart w:id="15" w:name="_Toc148099622"/>
      <w:r w:rsidRPr="00F47BE7">
        <w:lastRenderedPageBreak/>
        <w:t>Les diagrammes de classes de conception MVC</w:t>
      </w:r>
      <w:bookmarkEnd w:id="15"/>
    </w:p>
    <w:p w14:paraId="47BB4E0B" w14:textId="77ADC965" w:rsidR="00BF4758" w:rsidRPr="00F47BE7" w:rsidRDefault="00BF4758" w:rsidP="00BF4758"/>
    <w:p w14:paraId="611419E1" w14:textId="163BB3B6" w:rsidR="00BF4758" w:rsidRDefault="00BF4758" w:rsidP="00BF4758">
      <w:pPr>
        <w:pStyle w:val="Titre2"/>
        <w:rPr>
          <w:lang w:val="en-GB"/>
        </w:rPr>
      </w:pPr>
      <w:bookmarkStart w:id="16" w:name="_Toc148099623"/>
      <w:r>
        <w:rPr>
          <w:lang w:val="en-GB"/>
        </w:rPr>
        <w:t>R</w:t>
      </w:r>
      <w:r w:rsidRPr="00BF4758">
        <w:rPr>
          <w:lang w:val="en-GB"/>
        </w:rPr>
        <w:t>echerche d’une publication</w:t>
      </w:r>
      <w:bookmarkEnd w:id="16"/>
    </w:p>
    <w:p w14:paraId="58230AE2" w14:textId="53656DDF" w:rsidR="00BF4758" w:rsidRDefault="00BF4758" w:rsidP="00BF4758">
      <w:pPr>
        <w:rPr>
          <w:lang w:val="en-GB"/>
        </w:rPr>
      </w:pPr>
    </w:p>
    <w:p w14:paraId="7534E1D2" w14:textId="6DA7306F" w:rsidR="00BF4758" w:rsidRPr="00BF4758" w:rsidRDefault="00BE292A" w:rsidP="00BF4758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1FA15E6" wp14:editId="5A154EB5">
            <wp:extent cx="5756910" cy="274510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F648" w14:textId="22A6F94E" w:rsidR="00BF4758" w:rsidRDefault="00BF4758" w:rsidP="00BF4758">
      <w:pPr>
        <w:rPr>
          <w:lang w:val="en-GB"/>
        </w:rPr>
      </w:pPr>
    </w:p>
    <w:p w14:paraId="3008B869" w14:textId="3CBD2993" w:rsidR="00BF4758" w:rsidRDefault="00BF4758" w:rsidP="00E14FDE">
      <w:pPr>
        <w:pStyle w:val="Titre2"/>
        <w:rPr>
          <w:lang w:val="en-GB"/>
        </w:rPr>
      </w:pPr>
      <w:bookmarkStart w:id="17" w:name="_Toc148099624"/>
      <w:r>
        <w:rPr>
          <w:lang w:val="en-GB"/>
        </w:rPr>
        <w:t>Visualisation d’une publication</w:t>
      </w:r>
      <w:bookmarkEnd w:id="17"/>
    </w:p>
    <w:p w14:paraId="7CE7C84E" w14:textId="77777777" w:rsidR="00E14FDE" w:rsidRDefault="00E14FDE" w:rsidP="00E14FDE">
      <w:pPr>
        <w:rPr>
          <w:lang w:val="en-GB"/>
        </w:rPr>
      </w:pPr>
    </w:p>
    <w:p w14:paraId="05AF79F4" w14:textId="79906FC5" w:rsidR="0004103C" w:rsidRDefault="00E14FDE" w:rsidP="00E14FD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776F7A9" wp14:editId="010FF81D">
            <wp:extent cx="5756910" cy="32385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D04E" w14:textId="77777777" w:rsidR="0004103C" w:rsidRDefault="0004103C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4A6626ED" w14:textId="7C353328" w:rsidR="00BF4758" w:rsidRDefault="00066A19" w:rsidP="00BF4758">
      <w:pPr>
        <w:pStyle w:val="Titre2"/>
        <w:rPr>
          <w:lang w:val="en-GB"/>
        </w:rPr>
      </w:pPr>
      <w:bookmarkStart w:id="18" w:name="_Toc148099625"/>
      <w:r>
        <w:rPr>
          <w:lang w:val="en-GB"/>
        </w:rPr>
        <w:lastRenderedPageBreak/>
        <w:t xml:space="preserve"> </w:t>
      </w:r>
      <w:r w:rsidR="00F04E4C">
        <w:rPr>
          <w:lang w:val="en-GB"/>
        </w:rPr>
        <w:t xml:space="preserve"> </w:t>
      </w:r>
      <w:r w:rsidR="00BF4758">
        <w:rPr>
          <w:lang w:val="en-GB"/>
        </w:rPr>
        <w:t>Donation</w:t>
      </w:r>
      <w:bookmarkEnd w:id="18"/>
    </w:p>
    <w:p w14:paraId="077C1728" w14:textId="3E911D44" w:rsidR="00BF4758" w:rsidRDefault="00BF4758" w:rsidP="00BF4758">
      <w:pPr>
        <w:rPr>
          <w:lang w:val="en-GB"/>
        </w:rPr>
      </w:pPr>
    </w:p>
    <w:p w14:paraId="601C9B55" w14:textId="21F87E20" w:rsidR="00BF4758" w:rsidRPr="00BF4758" w:rsidRDefault="00E14FDE" w:rsidP="00BF4758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50B4B2B" wp14:editId="507953D0">
            <wp:extent cx="5756910" cy="2856230"/>
            <wp:effectExtent l="0" t="0" r="0" b="127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758" w:rsidRPr="00BF4758" w:rsidSect="00980F38">
      <w:headerReference w:type="default" r:id="rId25"/>
      <w:footerReference w:type="even" r:id="rId26"/>
      <w:footerReference w:type="default" r:id="rId27"/>
      <w:type w:val="continuous"/>
      <w:pgSz w:w="11900" w:h="16840"/>
      <w:pgMar w:top="1417" w:right="1417" w:bottom="1417" w:left="1417" w:header="708" w:footer="708" w:gutter="0"/>
      <w:pgNumType w:fmt="numberInDash"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298CAA" w14:textId="77777777" w:rsidR="005E7C63" w:rsidRDefault="005E7C63" w:rsidP="005F33B5">
      <w:r>
        <w:separator/>
      </w:r>
    </w:p>
  </w:endnote>
  <w:endnote w:type="continuationSeparator" w:id="0">
    <w:p w14:paraId="14291496" w14:textId="77777777" w:rsidR="005E7C63" w:rsidRDefault="005E7C63" w:rsidP="005F33B5">
      <w:r>
        <w:continuationSeparator/>
      </w:r>
    </w:p>
  </w:endnote>
  <w:endnote w:type="continuationNotice" w:id="1">
    <w:p w14:paraId="43390DF0" w14:textId="77777777" w:rsidR="005E7C63" w:rsidRDefault="005E7C6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CCD9F" w14:textId="71CA7CB7" w:rsidR="005F33B5" w:rsidRDefault="005F33B5" w:rsidP="005F33B5">
    <w:pPr>
      <w:pStyle w:val="Pieddepage"/>
      <w:framePr w:wrap="none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end"/>
    </w:r>
  </w:p>
  <w:p w14:paraId="1A80E563" w14:textId="77777777" w:rsidR="005F33B5" w:rsidRDefault="005F33B5" w:rsidP="005F33B5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614445514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59C17C55" w14:textId="27CD4A49" w:rsidR="005F33B5" w:rsidRPr="00BF53AB" w:rsidRDefault="005F33B5" w:rsidP="002368FF">
        <w:pPr>
          <w:pStyle w:val="Pieddepage"/>
          <w:framePr w:wrap="none" w:vAnchor="text" w:hAnchor="margin" w:xAlign="right" w:y="1"/>
          <w:rPr>
            <w:rStyle w:val="Numrodepage"/>
            <w:lang w:val="en-US"/>
          </w:rPr>
        </w:pPr>
        <w:r>
          <w:rPr>
            <w:rStyle w:val="Numrodepage"/>
          </w:rPr>
          <w:fldChar w:fldCharType="begin"/>
        </w:r>
        <w:r w:rsidRPr="00BF53AB">
          <w:rPr>
            <w:rStyle w:val="Numrodepage"/>
            <w:lang w:val="en-US"/>
          </w:rPr>
          <w:instrText xml:space="preserve"> PAGE </w:instrText>
        </w:r>
        <w:r>
          <w:rPr>
            <w:rStyle w:val="Numrodepage"/>
          </w:rPr>
          <w:fldChar w:fldCharType="separate"/>
        </w:r>
        <w:r w:rsidRPr="00BF53AB">
          <w:rPr>
            <w:rStyle w:val="Numrodepage"/>
            <w:noProof/>
            <w:lang w:val="en-US"/>
          </w:rPr>
          <w:t>5</w:t>
        </w:r>
        <w:r>
          <w:rPr>
            <w:rStyle w:val="Numrodepage"/>
          </w:rPr>
          <w:fldChar w:fldCharType="end"/>
        </w:r>
      </w:p>
    </w:sdtContent>
  </w:sdt>
  <w:p w14:paraId="01295F8F" w14:textId="5BB4FC59" w:rsidR="005F33B5" w:rsidRPr="005F33B5" w:rsidRDefault="00E60FCB" w:rsidP="003B79DF">
    <w:pPr>
      <w:pStyle w:val="Pieddepage"/>
      <w:rPr>
        <w:lang w:val="en-US"/>
      </w:rPr>
    </w:pPr>
    <w:r>
      <w:rPr>
        <w:lang w:val="en-US"/>
      </w:rPr>
      <w:t>EVRARD, MARTIN, GALLOTTA</w:t>
    </w:r>
    <w:r w:rsidR="003B79DF">
      <w:rPr>
        <w:lang w:val="en-US"/>
      </w:rPr>
      <w:t>, RABEHI</w:t>
    </w:r>
    <w:r w:rsidR="005F33B5" w:rsidRPr="005F33B5">
      <w:rPr>
        <w:lang w:val="en-US"/>
      </w:rPr>
      <w:t xml:space="preserve">   </w:t>
    </w:r>
    <w:r w:rsidR="00A74727" w:rsidRPr="005F33B5">
      <w:rPr>
        <w:lang w:val="en-US"/>
      </w:rPr>
      <w:t>|</w:t>
    </w:r>
    <w:r w:rsidR="005F33B5" w:rsidRPr="005F33B5">
      <w:rPr>
        <w:lang w:val="en-US"/>
      </w:rPr>
      <w:t xml:space="preserve"> </w:t>
    </w:r>
    <w:r>
      <w:rPr>
        <w:lang w:val="en-US"/>
      </w:rPr>
      <w:t>SAE_</w:t>
    </w:r>
    <w:r w:rsidR="00674E26">
      <w:rPr>
        <w:lang w:val="en-US"/>
      </w:rPr>
      <w:t>3.01</w:t>
    </w:r>
    <w:r w:rsidR="005F33B5" w:rsidRPr="005F33B5">
      <w:rPr>
        <w:lang w:val="en-US"/>
      </w:rPr>
      <w:t xml:space="preserve"> | </w:t>
    </w:r>
    <w:r w:rsidR="003B79DF">
      <w:rPr>
        <w:lang w:val="en-US"/>
      </w:rPr>
      <w:t xml:space="preserve">                        1</w:t>
    </w:r>
    <w:r w:rsidR="00674E26">
      <w:rPr>
        <w:lang w:val="en-US"/>
      </w:rPr>
      <w:t>er</w:t>
    </w:r>
    <w:r w:rsidR="003B79DF">
      <w:rPr>
        <w:lang w:val="en-US"/>
      </w:rPr>
      <w:t xml:space="preserve"> rendu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B1A1A5" w14:textId="77777777" w:rsidR="005E7C63" w:rsidRDefault="005E7C63" w:rsidP="005F33B5">
      <w:r>
        <w:separator/>
      </w:r>
    </w:p>
  </w:footnote>
  <w:footnote w:type="continuationSeparator" w:id="0">
    <w:p w14:paraId="2C259843" w14:textId="77777777" w:rsidR="005E7C63" w:rsidRDefault="005E7C63" w:rsidP="005F33B5">
      <w:r>
        <w:continuationSeparator/>
      </w:r>
    </w:p>
  </w:footnote>
  <w:footnote w:type="continuationNotice" w:id="1">
    <w:p w14:paraId="26C5D2C1" w14:textId="77777777" w:rsidR="005E7C63" w:rsidRDefault="005E7C6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AA7097C" w14:paraId="694F38E0" w14:textId="77777777" w:rsidTr="7AA7097C">
      <w:trPr>
        <w:trHeight w:val="300"/>
      </w:trPr>
      <w:tc>
        <w:tcPr>
          <w:tcW w:w="3020" w:type="dxa"/>
        </w:tcPr>
        <w:p w14:paraId="2DDD29AF" w14:textId="7F4B9577" w:rsidR="7AA7097C" w:rsidRDefault="7AA7097C" w:rsidP="7AA7097C">
          <w:pPr>
            <w:pStyle w:val="En-tte"/>
            <w:ind w:left="-115"/>
          </w:pPr>
        </w:p>
      </w:tc>
      <w:tc>
        <w:tcPr>
          <w:tcW w:w="3020" w:type="dxa"/>
        </w:tcPr>
        <w:p w14:paraId="0D9CCA1C" w14:textId="5D26435F" w:rsidR="7AA7097C" w:rsidRDefault="7AA7097C" w:rsidP="7AA7097C">
          <w:pPr>
            <w:pStyle w:val="En-tte"/>
            <w:jc w:val="center"/>
          </w:pPr>
        </w:p>
      </w:tc>
      <w:tc>
        <w:tcPr>
          <w:tcW w:w="3020" w:type="dxa"/>
        </w:tcPr>
        <w:p w14:paraId="4D150D0B" w14:textId="66BADE7C" w:rsidR="7AA7097C" w:rsidRDefault="7AA7097C" w:rsidP="7AA7097C">
          <w:pPr>
            <w:pStyle w:val="En-tte"/>
            <w:ind w:right="-115"/>
            <w:jc w:val="right"/>
          </w:pPr>
        </w:p>
      </w:tc>
    </w:tr>
  </w:tbl>
  <w:p w14:paraId="10433ABE" w14:textId="04796579" w:rsidR="7AA7097C" w:rsidRDefault="7AA7097C" w:rsidP="7AA7097C">
    <w:pPr>
      <w:pStyle w:val="En-tte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ivunKV3K" int2:invalidationBookmarkName="" int2:hashCode="g5ImeGtiv5XJJY" int2:id="aXbjRngo">
      <int2:state int2:type="AugLoop_Acronyms_AcronymsCritique" int2:value="Rejected"/>
    </int2:bookmark>
    <int2:bookmark int2:bookmarkName="_Int_yPSH30di" int2:invalidationBookmarkName="" int2:hashCode="z+hqHOU/HBMjox" int2:id="8uiA2tUR">
      <int2:state int2:type="AugLoop_Acronyms_AcronymsCritique" int2:value="Rejected"/>
    </int2:bookmark>
    <int2:bookmark int2:bookmarkName="_Int_WRr7MZ3W" int2:invalidationBookmarkName="" int2:hashCode="nnkuRGnT4HXsbt" int2:id="uBDWmkXi">
      <int2:state int2:type="LegacyProofing" int2:value="Rejected"/>
    </int2:bookmark>
    <int2:bookmark int2:bookmarkName="_Int_qXFjv3hi" int2:invalidationBookmarkName="" int2:hashCode="jFHqKXIO8dnRIw" int2:id="8mlS1Ddo">
      <int2:state int2:type="LegacyProofing" int2:value="Rejected"/>
    </int2:bookmark>
    <int2:bookmark int2:bookmarkName="_Int_bBL22Oms" int2:invalidationBookmarkName="" int2:hashCode="HrZ4WH1gVsIGMY" int2:id="M6npjV94">
      <int2:state int2:type="LegacyProofing" int2:value="Rejected"/>
    </int2:bookmark>
    <int2:bookmark int2:bookmarkName="_Int_qHmyw41w" int2:invalidationBookmarkName="" int2:hashCode="sZCZMqrBxVEMBE" int2:id="0aLlaU5a">
      <int2:state int2:type="LegacyProofing" int2:value="Rejected"/>
    </int2:bookmark>
    <int2:bookmark int2:bookmarkName="_Int_nNgrhnF1" int2:invalidationBookmarkName="" int2:hashCode="nnkuRGnT4HXsbt" int2:id="U2DxzHuG">
      <int2:state int2:type="LegacyProofing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E507B"/>
    <w:multiLevelType w:val="multilevel"/>
    <w:tmpl w:val="A156D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646B3D"/>
    <w:multiLevelType w:val="multilevel"/>
    <w:tmpl w:val="9B966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6F3912"/>
    <w:multiLevelType w:val="multilevel"/>
    <w:tmpl w:val="6F020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9A2D11"/>
    <w:multiLevelType w:val="multilevel"/>
    <w:tmpl w:val="20163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610015"/>
    <w:multiLevelType w:val="multilevel"/>
    <w:tmpl w:val="BA084B9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2E0525"/>
    <w:multiLevelType w:val="multilevel"/>
    <w:tmpl w:val="2BEE9B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D26BC7"/>
    <w:multiLevelType w:val="multilevel"/>
    <w:tmpl w:val="23EC6F5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D10FEA"/>
    <w:multiLevelType w:val="multilevel"/>
    <w:tmpl w:val="6A70D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EA4F80"/>
    <w:multiLevelType w:val="multilevel"/>
    <w:tmpl w:val="5EAEA66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193740"/>
    <w:multiLevelType w:val="multilevel"/>
    <w:tmpl w:val="7E7CF7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6B643B"/>
    <w:multiLevelType w:val="multilevel"/>
    <w:tmpl w:val="F8BE5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2C7799"/>
    <w:multiLevelType w:val="multilevel"/>
    <w:tmpl w:val="F7A89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CD45D3"/>
    <w:multiLevelType w:val="multilevel"/>
    <w:tmpl w:val="EB8874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E115485"/>
    <w:multiLevelType w:val="multilevel"/>
    <w:tmpl w:val="8C72626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EC754C"/>
    <w:multiLevelType w:val="multilevel"/>
    <w:tmpl w:val="6DE8F89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13A1B4D"/>
    <w:multiLevelType w:val="multilevel"/>
    <w:tmpl w:val="23F85AA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670E21"/>
    <w:multiLevelType w:val="multilevel"/>
    <w:tmpl w:val="79B6D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E30482"/>
    <w:multiLevelType w:val="multilevel"/>
    <w:tmpl w:val="1DB059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9D36B33"/>
    <w:multiLevelType w:val="multilevel"/>
    <w:tmpl w:val="C40CA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5E4138"/>
    <w:multiLevelType w:val="multilevel"/>
    <w:tmpl w:val="61EC1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D74290D"/>
    <w:multiLevelType w:val="multilevel"/>
    <w:tmpl w:val="0F3A7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7F1681"/>
    <w:multiLevelType w:val="multilevel"/>
    <w:tmpl w:val="5164EEE0"/>
    <w:lvl w:ilvl="0">
      <w:start w:val="1"/>
      <w:numFmt w:val="decimal"/>
      <w:pStyle w:val="Titre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pStyle w:val="titre3"/>
      <w:lvlText w:val="%1.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53511CE2"/>
    <w:multiLevelType w:val="multilevel"/>
    <w:tmpl w:val="745EB53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863C09"/>
    <w:multiLevelType w:val="multilevel"/>
    <w:tmpl w:val="EC2E4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5D34918"/>
    <w:multiLevelType w:val="multilevel"/>
    <w:tmpl w:val="D86C6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687341D"/>
    <w:multiLevelType w:val="multilevel"/>
    <w:tmpl w:val="D9A40B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6F77EEE"/>
    <w:multiLevelType w:val="multilevel"/>
    <w:tmpl w:val="95CC219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9885C95"/>
    <w:multiLevelType w:val="multilevel"/>
    <w:tmpl w:val="27228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EB31092"/>
    <w:multiLevelType w:val="multilevel"/>
    <w:tmpl w:val="E61C6B2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1730E1A"/>
    <w:multiLevelType w:val="multilevel"/>
    <w:tmpl w:val="58923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9854744"/>
    <w:multiLevelType w:val="multilevel"/>
    <w:tmpl w:val="94B697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B511F0D"/>
    <w:multiLevelType w:val="multilevel"/>
    <w:tmpl w:val="C1322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C907E45"/>
    <w:multiLevelType w:val="multilevel"/>
    <w:tmpl w:val="C7E6358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D6C7833"/>
    <w:multiLevelType w:val="multilevel"/>
    <w:tmpl w:val="F7B6A81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1"/>
  </w:num>
  <w:num w:numId="2">
    <w:abstractNumId w:val="18"/>
  </w:num>
  <w:num w:numId="3">
    <w:abstractNumId w:val="31"/>
  </w:num>
  <w:num w:numId="4">
    <w:abstractNumId w:val="10"/>
  </w:num>
  <w:num w:numId="5">
    <w:abstractNumId w:val="14"/>
  </w:num>
  <w:num w:numId="6">
    <w:abstractNumId w:val="28"/>
  </w:num>
  <w:num w:numId="7">
    <w:abstractNumId w:val="23"/>
  </w:num>
  <w:num w:numId="8">
    <w:abstractNumId w:val="16"/>
  </w:num>
  <w:num w:numId="9">
    <w:abstractNumId w:val="11"/>
  </w:num>
  <w:num w:numId="10">
    <w:abstractNumId w:val="4"/>
  </w:num>
  <w:num w:numId="11">
    <w:abstractNumId w:val="8"/>
  </w:num>
  <w:num w:numId="12">
    <w:abstractNumId w:val="29"/>
  </w:num>
  <w:num w:numId="13">
    <w:abstractNumId w:val="5"/>
  </w:num>
  <w:num w:numId="14">
    <w:abstractNumId w:val="13"/>
  </w:num>
  <w:num w:numId="15">
    <w:abstractNumId w:val="33"/>
  </w:num>
  <w:num w:numId="16">
    <w:abstractNumId w:val="27"/>
  </w:num>
  <w:num w:numId="17">
    <w:abstractNumId w:val="17"/>
  </w:num>
  <w:num w:numId="18">
    <w:abstractNumId w:val="30"/>
  </w:num>
  <w:num w:numId="19">
    <w:abstractNumId w:val="26"/>
  </w:num>
  <w:num w:numId="20">
    <w:abstractNumId w:val="22"/>
  </w:num>
  <w:num w:numId="21">
    <w:abstractNumId w:val="6"/>
  </w:num>
  <w:num w:numId="22">
    <w:abstractNumId w:val="15"/>
  </w:num>
  <w:num w:numId="23">
    <w:abstractNumId w:val="32"/>
  </w:num>
  <w:num w:numId="24">
    <w:abstractNumId w:val="1"/>
  </w:num>
  <w:num w:numId="25">
    <w:abstractNumId w:val="2"/>
  </w:num>
  <w:num w:numId="26">
    <w:abstractNumId w:val="9"/>
  </w:num>
  <w:num w:numId="27">
    <w:abstractNumId w:val="7"/>
  </w:num>
  <w:num w:numId="28">
    <w:abstractNumId w:val="24"/>
  </w:num>
  <w:num w:numId="29">
    <w:abstractNumId w:val="0"/>
  </w:num>
  <w:num w:numId="30">
    <w:abstractNumId w:val="25"/>
  </w:num>
  <w:num w:numId="31">
    <w:abstractNumId w:val="20"/>
  </w:num>
  <w:num w:numId="32">
    <w:abstractNumId w:val="3"/>
  </w:num>
  <w:num w:numId="33">
    <w:abstractNumId w:val="19"/>
  </w:num>
  <w:num w:numId="34">
    <w:abstractNumId w:val="12"/>
  </w:num>
  <w:numIdMacAtCleanup w:val="3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lhane">
    <w15:presenceInfo w15:providerId="None" w15:userId="milhan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447"/>
    <w:rsid w:val="000000F4"/>
    <w:rsid w:val="000001F5"/>
    <w:rsid w:val="000012DC"/>
    <w:rsid w:val="00001A23"/>
    <w:rsid w:val="00005B5F"/>
    <w:rsid w:val="00007876"/>
    <w:rsid w:val="00010CF9"/>
    <w:rsid w:val="000125DE"/>
    <w:rsid w:val="000128F1"/>
    <w:rsid w:val="00012ADB"/>
    <w:rsid w:val="000145A9"/>
    <w:rsid w:val="00014891"/>
    <w:rsid w:val="000167A1"/>
    <w:rsid w:val="00016EA1"/>
    <w:rsid w:val="000172B5"/>
    <w:rsid w:val="00021C56"/>
    <w:rsid w:val="00022853"/>
    <w:rsid w:val="00022E03"/>
    <w:rsid w:val="00023F9E"/>
    <w:rsid w:val="00025508"/>
    <w:rsid w:val="000349CC"/>
    <w:rsid w:val="00034CEA"/>
    <w:rsid w:val="00035740"/>
    <w:rsid w:val="000358D9"/>
    <w:rsid w:val="00037680"/>
    <w:rsid w:val="00037BD1"/>
    <w:rsid w:val="00037F91"/>
    <w:rsid w:val="0004103C"/>
    <w:rsid w:val="00042A62"/>
    <w:rsid w:val="00044CB5"/>
    <w:rsid w:val="00046927"/>
    <w:rsid w:val="00046ACD"/>
    <w:rsid w:val="000519FA"/>
    <w:rsid w:val="000547D4"/>
    <w:rsid w:val="00054979"/>
    <w:rsid w:val="00056896"/>
    <w:rsid w:val="00056E40"/>
    <w:rsid w:val="00056F39"/>
    <w:rsid w:val="00064ADF"/>
    <w:rsid w:val="00066A19"/>
    <w:rsid w:val="00067A67"/>
    <w:rsid w:val="00077294"/>
    <w:rsid w:val="000775CD"/>
    <w:rsid w:val="000778A1"/>
    <w:rsid w:val="00077BB0"/>
    <w:rsid w:val="00080DA4"/>
    <w:rsid w:val="000824A9"/>
    <w:rsid w:val="00082578"/>
    <w:rsid w:val="000826DE"/>
    <w:rsid w:val="00084410"/>
    <w:rsid w:val="00084B78"/>
    <w:rsid w:val="00085732"/>
    <w:rsid w:val="0009066E"/>
    <w:rsid w:val="00090F6A"/>
    <w:rsid w:val="00091D71"/>
    <w:rsid w:val="00092EB6"/>
    <w:rsid w:val="0009640D"/>
    <w:rsid w:val="0009677B"/>
    <w:rsid w:val="00096F2E"/>
    <w:rsid w:val="000A0E5B"/>
    <w:rsid w:val="000A14AC"/>
    <w:rsid w:val="000A2E9A"/>
    <w:rsid w:val="000A6208"/>
    <w:rsid w:val="000A7FB7"/>
    <w:rsid w:val="000B0687"/>
    <w:rsid w:val="000B0C6F"/>
    <w:rsid w:val="000B0F63"/>
    <w:rsid w:val="000B1A67"/>
    <w:rsid w:val="000B30BC"/>
    <w:rsid w:val="000B512B"/>
    <w:rsid w:val="000C09D1"/>
    <w:rsid w:val="000C3418"/>
    <w:rsid w:val="000C435A"/>
    <w:rsid w:val="000C5258"/>
    <w:rsid w:val="000D0255"/>
    <w:rsid w:val="000D151A"/>
    <w:rsid w:val="000D41C3"/>
    <w:rsid w:val="000D4512"/>
    <w:rsid w:val="000D4C55"/>
    <w:rsid w:val="000E2F55"/>
    <w:rsid w:val="000E39F9"/>
    <w:rsid w:val="000E42D3"/>
    <w:rsid w:val="000F27A5"/>
    <w:rsid w:val="000F624D"/>
    <w:rsid w:val="000F6F8F"/>
    <w:rsid w:val="000F758B"/>
    <w:rsid w:val="00101333"/>
    <w:rsid w:val="001033B0"/>
    <w:rsid w:val="00104502"/>
    <w:rsid w:val="00105262"/>
    <w:rsid w:val="0010634E"/>
    <w:rsid w:val="0011150A"/>
    <w:rsid w:val="00111BAF"/>
    <w:rsid w:val="0011354F"/>
    <w:rsid w:val="001206B8"/>
    <w:rsid w:val="00120CA1"/>
    <w:rsid w:val="001218A8"/>
    <w:rsid w:val="0013279A"/>
    <w:rsid w:val="0013300F"/>
    <w:rsid w:val="0013408E"/>
    <w:rsid w:val="0013494C"/>
    <w:rsid w:val="00134FEA"/>
    <w:rsid w:val="00136CA4"/>
    <w:rsid w:val="00137601"/>
    <w:rsid w:val="00140010"/>
    <w:rsid w:val="00141CBA"/>
    <w:rsid w:val="001428FA"/>
    <w:rsid w:val="00142F46"/>
    <w:rsid w:val="00146515"/>
    <w:rsid w:val="00147BE5"/>
    <w:rsid w:val="00153ACB"/>
    <w:rsid w:val="001541D8"/>
    <w:rsid w:val="00154A08"/>
    <w:rsid w:val="0015502B"/>
    <w:rsid w:val="00157C4C"/>
    <w:rsid w:val="0016082B"/>
    <w:rsid w:val="00161945"/>
    <w:rsid w:val="00163249"/>
    <w:rsid w:val="001634CB"/>
    <w:rsid w:val="00166E31"/>
    <w:rsid w:val="00170BF7"/>
    <w:rsid w:val="00172CAE"/>
    <w:rsid w:val="00174AC9"/>
    <w:rsid w:val="00176025"/>
    <w:rsid w:val="001771F8"/>
    <w:rsid w:val="00181279"/>
    <w:rsid w:val="001816E6"/>
    <w:rsid w:val="001831E2"/>
    <w:rsid w:val="00184172"/>
    <w:rsid w:val="00184ADE"/>
    <w:rsid w:val="0018523A"/>
    <w:rsid w:val="001865E3"/>
    <w:rsid w:val="00190380"/>
    <w:rsid w:val="00191A00"/>
    <w:rsid w:val="00191A51"/>
    <w:rsid w:val="00195158"/>
    <w:rsid w:val="00197B38"/>
    <w:rsid w:val="001A0435"/>
    <w:rsid w:val="001A4913"/>
    <w:rsid w:val="001A4AE3"/>
    <w:rsid w:val="001A6E95"/>
    <w:rsid w:val="001A764D"/>
    <w:rsid w:val="001B024B"/>
    <w:rsid w:val="001B2846"/>
    <w:rsid w:val="001B65E4"/>
    <w:rsid w:val="001C1ADF"/>
    <w:rsid w:val="001C6352"/>
    <w:rsid w:val="001C71D7"/>
    <w:rsid w:val="001D0A1A"/>
    <w:rsid w:val="001D3988"/>
    <w:rsid w:val="001D55A9"/>
    <w:rsid w:val="001E009B"/>
    <w:rsid w:val="001E09E8"/>
    <w:rsid w:val="001E0AEB"/>
    <w:rsid w:val="001E1BBE"/>
    <w:rsid w:val="001E23FB"/>
    <w:rsid w:val="001E38EF"/>
    <w:rsid w:val="001E756B"/>
    <w:rsid w:val="001F10D2"/>
    <w:rsid w:val="002033CB"/>
    <w:rsid w:val="00211C22"/>
    <w:rsid w:val="00212D27"/>
    <w:rsid w:val="00213B67"/>
    <w:rsid w:val="00214D17"/>
    <w:rsid w:val="00214E4E"/>
    <w:rsid w:val="00215055"/>
    <w:rsid w:val="00215617"/>
    <w:rsid w:val="0022123C"/>
    <w:rsid w:val="00222865"/>
    <w:rsid w:val="002249B9"/>
    <w:rsid w:val="00227EAB"/>
    <w:rsid w:val="00230313"/>
    <w:rsid w:val="00230737"/>
    <w:rsid w:val="002309BC"/>
    <w:rsid w:val="00232ABC"/>
    <w:rsid w:val="00234199"/>
    <w:rsid w:val="00236937"/>
    <w:rsid w:val="00236E00"/>
    <w:rsid w:val="0024348C"/>
    <w:rsid w:val="00247C18"/>
    <w:rsid w:val="0025707C"/>
    <w:rsid w:val="00260261"/>
    <w:rsid w:val="00261616"/>
    <w:rsid w:val="00264EDF"/>
    <w:rsid w:val="00266CCF"/>
    <w:rsid w:val="00267C0A"/>
    <w:rsid w:val="00276511"/>
    <w:rsid w:val="002800D1"/>
    <w:rsid w:val="00282194"/>
    <w:rsid w:val="002843CD"/>
    <w:rsid w:val="002877D7"/>
    <w:rsid w:val="002920A5"/>
    <w:rsid w:val="002956AB"/>
    <w:rsid w:val="002A0286"/>
    <w:rsid w:val="002A0A12"/>
    <w:rsid w:val="002A23D9"/>
    <w:rsid w:val="002A265B"/>
    <w:rsid w:val="002A4911"/>
    <w:rsid w:val="002A5CE2"/>
    <w:rsid w:val="002A6604"/>
    <w:rsid w:val="002A7A83"/>
    <w:rsid w:val="002A7E4F"/>
    <w:rsid w:val="002B2727"/>
    <w:rsid w:val="002B5FA7"/>
    <w:rsid w:val="002B6C12"/>
    <w:rsid w:val="002B7890"/>
    <w:rsid w:val="002C23B6"/>
    <w:rsid w:val="002C5BDF"/>
    <w:rsid w:val="002D0677"/>
    <w:rsid w:val="002D0BE9"/>
    <w:rsid w:val="002D3CAC"/>
    <w:rsid w:val="002D6882"/>
    <w:rsid w:val="002E026C"/>
    <w:rsid w:val="002E110A"/>
    <w:rsid w:val="002E46E8"/>
    <w:rsid w:val="002E63E6"/>
    <w:rsid w:val="002E6B3F"/>
    <w:rsid w:val="002F16DE"/>
    <w:rsid w:val="002F24BD"/>
    <w:rsid w:val="002F51CE"/>
    <w:rsid w:val="002F656A"/>
    <w:rsid w:val="003021B7"/>
    <w:rsid w:val="00304768"/>
    <w:rsid w:val="00304A89"/>
    <w:rsid w:val="00305741"/>
    <w:rsid w:val="00310237"/>
    <w:rsid w:val="003113CA"/>
    <w:rsid w:val="00311CFE"/>
    <w:rsid w:val="00312364"/>
    <w:rsid w:val="00313244"/>
    <w:rsid w:val="00313BB2"/>
    <w:rsid w:val="0031439D"/>
    <w:rsid w:val="00314A4A"/>
    <w:rsid w:val="003165E1"/>
    <w:rsid w:val="0031692F"/>
    <w:rsid w:val="0032145D"/>
    <w:rsid w:val="003215EF"/>
    <w:rsid w:val="00321AB8"/>
    <w:rsid w:val="00322F40"/>
    <w:rsid w:val="00322FD5"/>
    <w:rsid w:val="00323068"/>
    <w:rsid w:val="00324A1B"/>
    <w:rsid w:val="00330366"/>
    <w:rsid w:val="003325FC"/>
    <w:rsid w:val="00335D9B"/>
    <w:rsid w:val="003363D6"/>
    <w:rsid w:val="00336CFE"/>
    <w:rsid w:val="0033710F"/>
    <w:rsid w:val="00337B92"/>
    <w:rsid w:val="00343B68"/>
    <w:rsid w:val="00344283"/>
    <w:rsid w:val="00345ABC"/>
    <w:rsid w:val="00346BC9"/>
    <w:rsid w:val="00347BFC"/>
    <w:rsid w:val="0035188B"/>
    <w:rsid w:val="00352D05"/>
    <w:rsid w:val="00355188"/>
    <w:rsid w:val="00361063"/>
    <w:rsid w:val="0036496F"/>
    <w:rsid w:val="00370C60"/>
    <w:rsid w:val="00376DDD"/>
    <w:rsid w:val="0037713B"/>
    <w:rsid w:val="00377583"/>
    <w:rsid w:val="0038356C"/>
    <w:rsid w:val="003839C8"/>
    <w:rsid w:val="00385A56"/>
    <w:rsid w:val="003879F3"/>
    <w:rsid w:val="0039020E"/>
    <w:rsid w:val="00393B09"/>
    <w:rsid w:val="00395011"/>
    <w:rsid w:val="00395A04"/>
    <w:rsid w:val="003A0971"/>
    <w:rsid w:val="003A0D3D"/>
    <w:rsid w:val="003A21D9"/>
    <w:rsid w:val="003A2983"/>
    <w:rsid w:val="003A3582"/>
    <w:rsid w:val="003B12C1"/>
    <w:rsid w:val="003B79DF"/>
    <w:rsid w:val="003B7AC3"/>
    <w:rsid w:val="003B7DE0"/>
    <w:rsid w:val="003C04F2"/>
    <w:rsid w:val="003C1F7D"/>
    <w:rsid w:val="003C43BA"/>
    <w:rsid w:val="003C6336"/>
    <w:rsid w:val="003C64A4"/>
    <w:rsid w:val="003C7528"/>
    <w:rsid w:val="003D095A"/>
    <w:rsid w:val="003D207B"/>
    <w:rsid w:val="003D24BF"/>
    <w:rsid w:val="003D274B"/>
    <w:rsid w:val="003D6D82"/>
    <w:rsid w:val="003E02E0"/>
    <w:rsid w:val="003E0FDE"/>
    <w:rsid w:val="003F01CE"/>
    <w:rsid w:val="003F2911"/>
    <w:rsid w:val="003F5588"/>
    <w:rsid w:val="00400865"/>
    <w:rsid w:val="00403AC6"/>
    <w:rsid w:val="0040425E"/>
    <w:rsid w:val="00406534"/>
    <w:rsid w:val="004079E9"/>
    <w:rsid w:val="00411E5B"/>
    <w:rsid w:val="00411F40"/>
    <w:rsid w:val="0041377D"/>
    <w:rsid w:val="00422000"/>
    <w:rsid w:val="0042500F"/>
    <w:rsid w:val="004261CE"/>
    <w:rsid w:val="0042674B"/>
    <w:rsid w:val="004267DB"/>
    <w:rsid w:val="0043005B"/>
    <w:rsid w:val="00433076"/>
    <w:rsid w:val="004343D8"/>
    <w:rsid w:val="0043473D"/>
    <w:rsid w:val="004361E9"/>
    <w:rsid w:val="00436879"/>
    <w:rsid w:val="004413B1"/>
    <w:rsid w:val="00444110"/>
    <w:rsid w:val="00447C52"/>
    <w:rsid w:val="00452396"/>
    <w:rsid w:val="00453C7F"/>
    <w:rsid w:val="00455B78"/>
    <w:rsid w:val="004573DA"/>
    <w:rsid w:val="004610C5"/>
    <w:rsid w:val="00463742"/>
    <w:rsid w:val="00464083"/>
    <w:rsid w:val="004656B4"/>
    <w:rsid w:val="00465803"/>
    <w:rsid w:val="00466028"/>
    <w:rsid w:val="00477314"/>
    <w:rsid w:val="004846B3"/>
    <w:rsid w:val="00485ADB"/>
    <w:rsid w:val="00487E79"/>
    <w:rsid w:val="0049046A"/>
    <w:rsid w:val="00490EB6"/>
    <w:rsid w:val="004927F6"/>
    <w:rsid w:val="00493D1F"/>
    <w:rsid w:val="00495E3B"/>
    <w:rsid w:val="004A4274"/>
    <w:rsid w:val="004A6101"/>
    <w:rsid w:val="004A71CE"/>
    <w:rsid w:val="004B29CB"/>
    <w:rsid w:val="004B3221"/>
    <w:rsid w:val="004B3C51"/>
    <w:rsid w:val="004B556E"/>
    <w:rsid w:val="004B5A60"/>
    <w:rsid w:val="004C7A84"/>
    <w:rsid w:val="004D221B"/>
    <w:rsid w:val="004D2872"/>
    <w:rsid w:val="004D34FE"/>
    <w:rsid w:val="004D7086"/>
    <w:rsid w:val="004E00DB"/>
    <w:rsid w:val="004E53A3"/>
    <w:rsid w:val="004E53AA"/>
    <w:rsid w:val="004E690C"/>
    <w:rsid w:val="004E7668"/>
    <w:rsid w:val="004F2312"/>
    <w:rsid w:val="004F2715"/>
    <w:rsid w:val="004F48BA"/>
    <w:rsid w:val="004F6BBC"/>
    <w:rsid w:val="004F6C9D"/>
    <w:rsid w:val="005004FA"/>
    <w:rsid w:val="0050118C"/>
    <w:rsid w:val="00501DF2"/>
    <w:rsid w:val="005027F3"/>
    <w:rsid w:val="00502816"/>
    <w:rsid w:val="0050403A"/>
    <w:rsid w:val="0050497C"/>
    <w:rsid w:val="005071AD"/>
    <w:rsid w:val="00511DED"/>
    <w:rsid w:val="00513314"/>
    <w:rsid w:val="00514D56"/>
    <w:rsid w:val="005165B8"/>
    <w:rsid w:val="00522451"/>
    <w:rsid w:val="005230AC"/>
    <w:rsid w:val="00523D93"/>
    <w:rsid w:val="0053313E"/>
    <w:rsid w:val="0054287E"/>
    <w:rsid w:val="00542A19"/>
    <w:rsid w:val="00543EEA"/>
    <w:rsid w:val="00545182"/>
    <w:rsid w:val="0054641B"/>
    <w:rsid w:val="00547753"/>
    <w:rsid w:val="00550260"/>
    <w:rsid w:val="005508E4"/>
    <w:rsid w:val="00552340"/>
    <w:rsid w:val="005543A2"/>
    <w:rsid w:val="005569E2"/>
    <w:rsid w:val="005577C9"/>
    <w:rsid w:val="00561D6B"/>
    <w:rsid w:val="005745F8"/>
    <w:rsid w:val="00575643"/>
    <w:rsid w:val="00582896"/>
    <w:rsid w:val="005832EF"/>
    <w:rsid w:val="005844E9"/>
    <w:rsid w:val="0059466C"/>
    <w:rsid w:val="005961C4"/>
    <w:rsid w:val="00596493"/>
    <w:rsid w:val="00597E8E"/>
    <w:rsid w:val="005A0989"/>
    <w:rsid w:val="005A1BEE"/>
    <w:rsid w:val="005A46DC"/>
    <w:rsid w:val="005A6E0B"/>
    <w:rsid w:val="005A77FF"/>
    <w:rsid w:val="005B0B49"/>
    <w:rsid w:val="005B1A2D"/>
    <w:rsid w:val="005B34C9"/>
    <w:rsid w:val="005B3B78"/>
    <w:rsid w:val="005B3C76"/>
    <w:rsid w:val="005B3F60"/>
    <w:rsid w:val="005B56F3"/>
    <w:rsid w:val="005C083B"/>
    <w:rsid w:val="005C1E6D"/>
    <w:rsid w:val="005C2E4B"/>
    <w:rsid w:val="005C4414"/>
    <w:rsid w:val="005C52B1"/>
    <w:rsid w:val="005D1001"/>
    <w:rsid w:val="005D1B28"/>
    <w:rsid w:val="005D3873"/>
    <w:rsid w:val="005D389A"/>
    <w:rsid w:val="005D3FF3"/>
    <w:rsid w:val="005D65C3"/>
    <w:rsid w:val="005E250C"/>
    <w:rsid w:val="005E2AFB"/>
    <w:rsid w:val="005E6024"/>
    <w:rsid w:val="005E7C63"/>
    <w:rsid w:val="005F1820"/>
    <w:rsid w:val="005F33B5"/>
    <w:rsid w:val="005F4DFF"/>
    <w:rsid w:val="005F6422"/>
    <w:rsid w:val="00604465"/>
    <w:rsid w:val="0061008F"/>
    <w:rsid w:val="00611580"/>
    <w:rsid w:val="00612BE9"/>
    <w:rsid w:val="006132CF"/>
    <w:rsid w:val="00616635"/>
    <w:rsid w:val="006213AF"/>
    <w:rsid w:val="00622FE6"/>
    <w:rsid w:val="00625B9E"/>
    <w:rsid w:val="0062665C"/>
    <w:rsid w:val="0063241E"/>
    <w:rsid w:val="006346B3"/>
    <w:rsid w:val="006357CA"/>
    <w:rsid w:val="00635B77"/>
    <w:rsid w:val="006428AD"/>
    <w:rsid w:val="00644156"/>
    <w:rsid w:val="006536D7"/>
    <w:rsid w:val="00653EA5"/>
    <w:rsid w:val="00660BCE"/>
    <w:rsid w:val="00664DE3"/>
    <w:rsid w:val="00666748"/>
    <w:rsid w:val="006676F1"/>
    <w:rsid w:val="006678B4"/>
    <w:rsid w:val="006708B6"/>
    <w:rsid w:val="00671447"/>
    <w:rsid w:val="006714B7"/>
    <w:rsid w:val="006715E8"/>
    <w:rsid w:val="0067167E"/>
    <w:rsid w:val="00671831"/>
    <w:rsid w:val="00673C3C"/>
    <w:rsid w:val="00673CFF"/>
    <w:rsid w:val="00674DBC"/>
    <w:rsid w:val="00674E26"/>
    <w:rsid w:val="00676548"/>
    <w:rsid w:val="00676A3B"/>
    <w:rsid w:val="0068187F"/>
    <w:rsid w:val="00681DA3"/>
    <w:rsid w:val="00682349"/>
    <w:rsid w:val="006832D6"/>
    <w:rsid w:val="00690572"/>
    <w:rsid w:val="00690F8C"/>
    <w:rsid w:val="006A2DC2"/>
    <w:rsid w:val="006A4CD4"/>
    <w:rsid w:val="006A4EBB"/>
    <w:rsid w:val="006A63AC"/>
    <w:rsid w:val="006A656D"/>
    <w:rsid w:val="006A6ACB"/>
    <w:rsid w:val="006A6CA2"/>
    <w:rsid w:val="006A73D6"/>
    <w:rsid w:val="006B056C"/>
    <w:rsid w:val="006B0C9E"/>
    <w:rsid w:val="006B1EA4"/>
    <w:rsid w:val="006B2337"/>
    <w:rsid w:val="006B3C83"/>
    <w:rsid w:val="006B3EFA"/>
    <w:rsid w:val="006B483A"/>
    <w:rsid w:val="006B4C3A"/>
    <w:rsid w:val="006B564B"/>
    <w:rsid w:val="006B5B97"/>
    <w:rsid w:val="006B6634"/>
    <w:rsid w:val="006C0805"/>
    <w:rsid w:val="006C178D"/>
    <w:rsid w:val="006C2DF4"/>
    <w:rsid w:val="006D0154"/>
    <w:rsid w:val="006D0AD8"/>
    <w:rsid w:val="006D137C"/>
    <w:rsid w:val="006D3D69"/>
    <w:rsid w:val="006D409D"/>
    <w:rsid w:val="006D7698"/>
    <w:rsid w:val="006D7811"/>
    <w:rsid w:val="006D7DF5"/>
    <w:rsid w:val="006E14C0"/>
    <w:rsid w:val="006E1570"/>
    <w:rsid w:val="006E2B23"/>
    <w:rsid w:val="006E3EC4"/>
    <w:rsid w:val="006E60B4"/>
    <w:rsid w:val="006E6D3A"/>
    <w:rsid w:val="006F10BF"/>
    <w:rsid w:val="006F1EB9"/>
    <w:rsid w:val="006F3A17"/>
    <w:rsid w:val="006F4A0F"/>
    <w:rsid w:val="006F5418"/>
    <w:rsid w:val="00701E21"/>
    <w:rsid w:val="00701E99"/>
    <w:rsid w:val="00702990"/>
    <w:rsid w:val="007045C0"/>
    <w:rsid w:val="00705C7D"/>
    <w:rsid w:val="00711C9A"/>
    <w:rsid w:val="007128C5"/>
    <w:rsid w:val="00713AF4"/>
    <w:rsid w:val="007143EA"/>
    <w:rsid w:val="00720AD3"/>
    <w:rsid w:val="00723179"/>
    <w:rsid w:val="00724E28"/>
    <w:rsid w:val="00724FE0"/>
    <w:rsid w:val="00726DE8"/>
    <w:rsid w:val="00726E7B"/>
    <w:rsid w:val="00730A65"/>
    <w:rsid w:val="007317CF"/>
    <w:rsid w:val="00732C9B"/>
    <w:rsid w:val="007353C5"/>
    <w:rsid w:val="00736A75"/>
    <w:rsid w:val="00741942"/>
    <w:rsid w:val="00742A7D"/>
    <w:rsid w:val="00743B58"/>
    <w:rsid w:val="00744F69"/>
    <w:rsid w:val="00750ECD"/>
    <w:rsid w:val="007533FE"/>
    <w:rsid w:val="00754F94"/>
    <w:rsid w:val="00755155"/>
    <w:rsid w:val="00756AA3"/>
    <w:rsid w:val="00757633"/>
    <w:rsid w:val="0076130A"/>
    <w:rsid w:val="00763370"/>
    <w:rsid w:val="00766F39"/>
    <w:rsid w:val="00767CBE"/>
    <w:rsid w:val="00767FE2"/>
    <w:rsid w:val="00771663"/>
    <w:rsid w:val="00771764"/>
    <w:rsid w:val="00775EC3"/>
    <w:rsid w:val="00780FCC"/>
    <w:rsid w:val="00782311"/>
    <w:rsid w:val="007864D5"/>
    <w:rsid w:val="00790B01"/>
    <w:rsid w:val="00791B42"/>
    <w:rsid w:val="007941FA"/>
    <w:rsid w:val="00796236"/>
    <w:rsid w:val="007A178B"/>
    <w:rsid w:val="007A1A7C"/>
    <w:rsid w:val="007A3018"/>
    <w:rsid w:val="007A3BDF"/>
    <w:rsid w:val="007A425D"/>
    <w:rsid w:val="007A4825"/>
    <w:rsid w:val="007A4FC6"/>
    <w:rsid w:val="007A693F"/>
    <w:rsid w:val="007A7D18"/>
    <w:rsid w:val="007B73B6"/>
    <w:rsid w:val="007B7B22"/>
    <w:rsid w:val="007B7CAA"/>
    <w:rsid w:val="007B7DAD"/>
    <w:rsid w:val="007C594E"/>
    <w:rsid w:val="007D2757"/>
    <w:rsid w:val="007D2F63"/>
    <w:rsid w:val="007D333E"/>
    <w:rsid w:val="007D36C5"/>
    <w:rsid w:val="007D5706"/>
    <w:rsid w:val="007E0F55"/>
    <w:rsid w:val="007F1A9D"/>
    <w:rsid w:val="007F2911"/>
    <w:rsid w:val="007F55F3"/>
    <w:rsid w:val="00804CF3"/>
    <w:rsid w:val="0080585B"/>
    <w:rsid w:val="00805A85"/>
    <w:rsid w:val="00806691"/>
    <w:rsid w:val="00806B4D"/>
    <w:rsid w:val="00810991"/>
    <w:rsid w:val="008137D9"/>
    <w:rsid w:val="00814027"/>
    <w:rsid w:val="008206D8"/>
    <w:rsid w:val="0082301E"/>
    <w:rsid w:val="00824104"/>
    <w:rsid w:val="00824419"/>
    <w:rsid w:val="008257DD"/>
    <w:rsid w:val="00830F70"/>
    <w:rsid w:val="00837B22"/>
    <w:rsid w:val="00840E19"/>
    <w:rsid w:val="008420CC"/>
    <w:rsid w:val="00845E2C"/>
    <w:rsid w:val="00846E99"/>
    <w:rsid w:val="00847A54"/>
    <w:rsid w:val="00850CD5"/>
    <w:rsid w:val="008527C5"/>
    <w:rsid w:val="00852ADF"/>
    <w:rsid w:val="00854CB7"/>
    <w:rsid w:val="00854E87"/>
    <w:rsid w:val="008568A6"/>
    <w:rsid w:val="0085743B"/>
    <w:rsid w:val="00860859"/>
    <w:rsid w:val="0086331A"/>
    <w:rsid w:val="0086529A"/>
    <w:rsid w:val="00865A24"/>
    <w:rsid w:val="00867818"/>
    <w:rsid w:val="008679E0"/>
    <w:rsid w:val="00871E27"/>
    <w:rsid w:val="008721B5"/>
    <w:rsid w:val="00875638"/>
    <w:rsid w:val="00884B45"/>
    <w:rsid w:val="00884B53"/>
    <w:rsid w:val="008877E5"/>
    <w:rsid w:val="0089028A"/>
    <w:rsid w:val="00891483"/>
    <w:rsid w:val="00892A33"/>
    <w:rsid w:val="0089312A"/>
    <w:rsid w:val="008974F6"/>
    <w:rsid w:val="008A0CB7"/>
    <w:rsid w:val="008A423B"/>
    <w:rsid w:val="008A58F9"/>
    <w:rsid w:val="008A66FD"/>
    <w:rsid w:val="008B3083"/>
    <w:rsid w:val="008B48C6"/>
    <w:rsid w:val="008B4FE3"/>
    <w:rsid w:val="008B66A6"/>
    <w:rsid w:val="008C08C2"/>
    <w:rsid w:val="008C372F"/>
    <w:rsid w:val="008C7136"/>
    <w:rsid w:val="008D02EE"/>
    <w:rsid w:val="008D0E6A"/>
    <w:rsid w:val="008D194D"/>
    <w:rsid w:val="008D2A5E"/>
    <w:rsid w:val="008D7F6F"/>
    <w:rsid w:val="008E1913"/>
    <w:rsid w:val="008E2779"/>
    <w:rsid w:val="008E40CF"/>
    <w:rsid w:val="008E42A0"/>
    <w:rsid w:val="008E4377"/>
    <w:rsid w:val="008E45B8"/>
    <w:rsid w:val="008E4E0D"/>
    <w:rsid w:val="008E5365"/>
    <w:rsid w:val="008F1DA7"/>
    <w:rsid w:val="008F2DDB"/>
    <w:rsid w:val="008F2FFF"/>
    <w:rsid w:val="008F564C"/>
    <w:rsid w:val="008F572D"/>
    <w:rsid w:val="008F6EA0"/>
    <w:rsid w:val="00900F22"/>
    <w:rsid w:val="00901620"/>
    <w:rsid w:val="0090245F"/>
    <w:rsid w:val="0090309E"/>
    <w:rsid w:val="00903521"/>
    <w:rsid w:val="009074CD"/>
    <w:rsid w:val="009074F6"/>
    <w:rsid w:val="009130C1"/>
    <w:rsid w:val="0091358D"/>
    <w:rsid w:val="00913D0D"/>
    <w:rsid w:val="00914F78"/>
    <w:rsid w:val="00916CE2"/>
    <w:rsid w:val="0091727F"/>
    <w:rsid w:val="00917B94"/>
    <w:rsid w:val="00923061"/>
    <w:rsid w:val="00932AE8"/>
    <w:rsid w:val="00932E8B"/>
    <w:rsid w:val="009374FF"/>
    <w:rsid w:val="00937CD0"/>
    <w:rsid w:val="0094025E"/>
    <w:rsid w:val="00942866"/>
    <w:rsid w:val="00945E17"/>
    <w:rsid w:val="00946AD4"/>
    <w:rsid w:val="00946EF9"/>
    <w:rsid w:val="00950459"/>
    <w:rsid w:val="00952E3D"/>
    <w:rsid w:val="00953506"/>
    <w:rsid w:val="00955779"/>
    <w:rsid w:val="00955F2A"/>
    <w:rsid w:val="00956440"/>
    <w:rsid w:val="00960AEA"/>
    <w:rsid w:val="009629DF"/>
    <w:rsid w:val="009701A2"/>
    <w:rsid w:val="00970540"/>
    <w:rsid w:val="00971166"/>
    <w:rsid w:val="009743E7"/>
    <w:rsid w:val="009748DF"/>
    <w:rsid w:val="00974989"/>
    <w:rsid w:val="009807E0"/>
    <w:rsid w:val="00980F38"/>
    <w:rsid w:val="00981466"/>
    <w:rsid w:val="00984EF2"/>
    <w:rsid w:val="009865DF"/>
    <w:rsid w:val="00987331"/>
    <w:rsid w:val="0098793E"/>
    <w:rsid w:val="0099086C"/>
    <w:rsid w:val="00991629"/>
    <w:rsid w:val="00993CF6"/>
    <w:rsid w:val="00994C25"/>
    <w:rsid w:val="00995EC9"/>
    <w:rsid w:val="00995FD7"/>
    <w:rsid w:val="0099700D"/>
    <w:rsid w:val="009A014A"/>
    <w:rsid w:val="009A04B1"/>
    <w:rsid w:val="009A3750"/>
    <w:rsid w:val="009B5EF9"/>
    <w:rsid w:val="009B72DE"/>
    <w:rsid w:val="009C1C9E"/>
    <w:rsid w:val="009C28F1"/>
    <w:rsid w:val="009C3EB8"/>
    <w:rsid w:val="009C3EBB"/>
    <w:rsid w:val="009C527D"/>
    <w:rsid w:val="009C72EE"/>
    <w:rsid w:val="009C798B"/>
    <w:rsid w:val="009C7D91"/>
    <w:rsid w:val="009C7DBF"/>
    <w:rsid w:val="009C7F7C"/>
    <w:rsid w:val="009D7215"/>
    <w:rsid w:val="009E14A8"/>
    <w:rsid w:val="009E5D69"/>
    <w:rsid w:val="009E6BE1"/>
    <w:rsid w:val="009E705B"/>
    <w:rsid w:val="009F05C5"/>
    <w:rsid w:val="009F3053"/>
    <w:rsid w:val="009F3CD4"/>
    <w:rsid w:val="009F5357"/>
    <w:rsid w:val="009F771A"/>
    <w:rsid w:val="009F7B79"/>
    <w:rsid w:val="00A0189F"/>
    <w:rsid w:val="00A0243F"/>
    <w:rsid w:val="00A02A3B"/>
    <w:rsid w:val="00A03918"/>
    <w:rsid w:val="00A0512A"/>
    <w:rsid w:val="00A055EA"/>
    <w:rsid w:val="00A05DAA"/>
    <w:rsid w:val="00A07FB4"/>
    <w:rsid w:val="00A131C1"/>
    <w:rsid w:val="00A146CA"/>
    <w:rsid w:val="00A14756"/>
    <w:rsid w:val="00A15DD1"/>
    <w:rsid w:val="00A20CE2"/>
    <w:rsid w:val="00A2683A"/>
    <w:rsid w:val="00A272D1"/>
    <w:rsid w:val="00A275FA"/>
    <w:rsid w:val="00A3120B"/>
    <w:rsid w:val="00A31FB8"/>
    <w:rsid w:val="00A34171"/>
    <w:rsid w:val="00A3570E"/>
    <w:rsid w:val="00A363C5"/>
    <w:rsid w:val="00A40C4B"/>
    <w:rsid w:val="00A41B65"/>
    <w:rsid w:val="00A42C88"/>
    <w:rsid w:val="00A5001A"/>
    <w:rsid w:val="00A51553"/>
    <w:rsid w:val="00A53258"/>
    <w:rsid w:val="00A54B81"/>
    <w:rsid w:val="00A60E65"/>
    <w:rsid w:val="00A62C74"/>
    <w:rsid w:val="00A64DAA"/>
    <w:rsid w:val="00A65509"/>
    <w:rsid w:val="00A670DA"/>
    <w:rsid w:val="00A67307"/>
    <w:rsid w:val="00A70E8A"/>
    <w:rsid w:val="00A73230"/>
    <w:rsid w:val="00A735FF"/>
    <w:rsid w:val="00A74727"/>
    <w:rsid w:val="00A75BC7"/>
    <w:rsid w:val="00A75EF6"/>
    <w:rsid w:val="00A776C2"/>
    <w:rsid w:val="00A81017"/>
    <w:rsid w:val="00A819DD"/>
    <w:rsid w:val="00A85E52"/>
    <w:rsid w:val="00A86919"/>
    <w:rsid w:val="00A911E6"/>
    <w:rsid w:val="00A935BC"/>
    <w:rsid w:val="00A9515B"/>
    <w:rsid w:val="00A972B0"/>
    <w:rsid w:val="00AA4EF8"/>
    <w:rsid w:val="00AA5677"/>
    <w:rsid w:val="00AA56E0"/>
    <w:rsid w:val="00AA5CA5"/>
    <w:rsid w:val="00AB3EB1"/>
    <w:rsid w:val="00AB54C5"/>
    <w:rsid w:val="00AB5C5D"/>
    <w:rsid w:val="00AB77DE"/>
    <w:rsid w:val="00AC27F9"/>
    <w:rsid w:val="00AC3577"/>
    <w:rsid w:val="00AD03FC"/>
    <w:rsid w:val="00AD0CA7"/>
    <w:rsid w:val="00AD13A9"/>
    <w:rsid w:val="00AD3ABA"/>
    <w:rsid w:val="00AD480B"/>
    <w:rsid w:val="00AD680A"/>
    <w:rsid w:val="00AE6AA0"/>
    <w:rsid w:val="00AE6F24"/>
    <w:rsid w:val="00AF06A7"/>
    <w:rsid w:val="00AF1242"/>
    <w:rsid w:val="00AF222C"/>
    <w:rsid w:val="00AF285E"/>
    <w:rsid w:val="00AF3604"/>
    <w:rsid w:val="00AF3F22"/>
    <w:rsid w:val="00AF6441"/>
    <w:rsid w:val="00B0114F"/>
    <w:rsid w:val="00B0151F"/>
    <w:rsid w:val="00B020F0"/>
    <w:rsid w:val="00B03DE1"/>
    <w:rsid w:val="00B03F10"/>
    <w:rsid w:val="00B05013"/>
    <w:rsid w:val="00B0776D"/>
    <w:rsid w:val="00B10219"/>
    <w:rsid w:val="00B104A5"/>
    <w:rsid w:val="00B12182"/>
    <w:rsid w:val="00B13658"/>
    <w:rsid w:val="00B22727"/>
    <w:rsid w:val="00B22BD3"/>
    <w:rsid w:val="00B2420F"/>
    <w:rsid w:val="00B318B5"/>
    <w:rsid w:val="00B332B6"/>
    <w:rsid w:val="00B33465"/>
    <w:rsid w:val="00B3583A"/>
    <w:rsid w:val="00B378D7"/>
    <w:rsid w:val="00B379EF"/>
    <w:rsid w:val="00B417DF"/>
    <w:rsid w:val="00B45CDB"/>
    <w:rsid w:val="00B45DE1"/>
    <w:rsid w:val="00B518E5"/>
    <w:rsid w:val="00B5255E"/>
    <w:rsid w:val="00B52B30"/>
    <w:rsid w:val="00B53BA2"/>
    <w:rsid w:val="00B57FF1"/>
    <w:rsid w:val="00B666CA"/>
    <w:rsid w:val="00B70BDE"/>
    <w:rsid w:val="00B72D5A"/>
    <w:rsid w:val="00B73458"/>
    <w:rsid w:val="00B7431F"/>
    <w:rsid w:val="00B7474F"/>
    <w:rsid w:val="00B75694"/>
    <w:rsid w:val="00B75D88"/>
    <w:rsid w:val="00B81061"/>
    <w:rsid w:val="00B81600"/>
    <w:rsid w:val="00B81A24"/>
    <w:rsid w:val="00B82922"/>
    <w:rsid w:val="00B87A25"/>
    <w:rsid w:val="00B87DF2"/>
    <w:rsid w:val="00B91550"/>
    <w:rsid w:val="00B91F22"/>
    <w:rsid w:val="00B921D3"/>
    <w:rsid w:val="00B9374A"/>
    <w:rsid w:val="00B9542B"/>
    <w:rsid w:val="00B96FA5"/>
    <w:rsid w:val="00BA2CBC"/>
    <w:rsid w:val="00BA3BE7"/>
    <w:rsid w:val="00BB0ECF"/>
    <w:rsid w:val="00BB1B80"/>
    <w:rsid w:val="00BB409A"/>
    <w:rsid w:val="00BB5961"/>
    <w:rsid w:val="00BB59E1"/>
    <w:rsid w:val="00BC03A0"/>
    <w:rsid w:val="00BC18C0"/>
    <w:rsid w:val="00BC2DED"/>
    <w:rsid w:val="00BE059A"/>
    <w:rsid w:val="00BE1668"/>
    <w:rsid w:val="00BE292A"/>
    <w:rsid w:val="00BE3AB8"/>
    <w:rsid w:val="00BE5B44"/>
    <w:rsid w:val="00BE5D87"/>
    <w:rsid w:val="00BE730F"/>
    <w:rsid w:val="00BE7650"/>
    <w:rsid w:val="00BE773A"/>
    <w:rsid w:val="00BF38AC"/>
    <w:rsid w:val="00BF4758"/>
    <w:rsid w:val="00BF5138"/>
    <w:rsid w:val="00BF53AB"/>
    <w:rsid w:val="00BF6E49"/>
    <w:rsid w:val="00BF7628"/>
    <w:rsid w:val="00C00385"/>
    <w:rsid w:val="00C01D42"/>
    <w:rsid w:val="00C0256D"/>
    <w:rsid w:val="00C03CAD"/>
    <w:rsid w:val="00C0686C"/>
    <w:rsid w:val="00C133F2"/>
    <w:rsid w:val="00C20353"/>
    <w:rsid w:val="00C21F55"/>
    <w:rsid w:val="00C25FB7"/>
    <w:rsid w:val="00C266D7"/>
    <w:rsid w:val="00C35D62"/>
    <w:rsid w:val="00C4085B"/>
    <w:rsid w:val="00C427F0"/>
    <w:rsid w:val="00C439C8"/>
    <w:rsid w:val="00C45F1D"/>
    <w:rsid w:val="00C466E6"/>
    <w:rsid w:val="00C47226"/>
    <w:rsid w:val="00C52363"/>
    <w:rsid w:val="00C52F1C"/>
    <w:rsid w:val="00C536DF"/>
    <w:rsid w:val="00C55109"/>
    <w:rsid w:val="00C56A60"/>
    <w:rsid w:val="00C56D6F"/>
    <w:rsid w:val="00C61151"/>
    <w:rsid w:val="00C61EFE"/>
    <w:rsid w:val="00C63104"/>
    <w:rsid w:val="00C6531C"/>
    <w:rsid w:val="00C670ED"/>
    <w:rsid w:val="00C710D9"/>
    <w:rsid w:val="00C7132F"/>
    <w:rsid w:val="00C740C3"/>
    <w:rsid w:val="00C767FC"/>
    <w:rsid w:val="00C804CF"/>
    <w:rsid w:val="00C8092B"/>
    <w:rsid w:val="00C81831"/>
    <w:rsid w:val="00C87ADA"/>
    <w:rsid w:val="00C906B5"/>
    <w:rsid w:val="00C92B24"/>
    <w:rsid w:val="00CA03EB"/>
    <w:rsid w:val="00CA24C9"/>
    <w:rsid w:val="00CA357B"/>
    <w:rsid w:val="00CA4D2F"/>
    <w:rsid w:val="00CA6B66"/>
    <w:rsid w:val="00CA72E6"/>
    <w:rsid w:val="00CB46A4"/>
    <w:rsid w:val="00CB6666"/>
    <w:rsid w:val="00CB6911"/>
    <w:rsid w:val="00CB6FB2"/>
    <w:rsid w:val="00CC3F1C"/>
    <w:rsid w:val="00CC5F07"/>
    <w:rsid w:val="00CC7476"/>
    <w:rsid w:val="00CD3A0F"/>
    <w:rsid w:val="00CE064B"/>
    <w:rsid w:val="00CE0DD4"/>
    <w:rsid w:val="00CE2868"/>
    <w:rsid w:val="00CE2F7F"/>
    <w:rsid w:val="00CE476E"/>
    <w:rsid w:val="00CE4915"/>
    <w:rsid w:val="00CE725C"/>
    <w:rsid w:val="00CE7638"/>
    <w:rsid w:val="00CF37BC"/>
    <w:rsid w:val="00CF4EC9"/>
    <w:rsid w:val="00CF7E96"/>
    <w:rsid w:val="00D040A4"/>
    <w:rsid w:val="00D04C46"/>
    <w:rsid w:val="00D130F1"/>
    <w:rsid w:val="00D13D57"/>
    <w:rsid w:val="00D147D4"/>
    <w:rsid w:val="00D20394"/>
    <w:rsid w:val="00D21B78"/>
    <w:rsid w:val="00D27C14"/>
    <w:rsid w:val="00D318CC"/>
    <w:rsid w:val="00D336A1"/>
    <w:rsid w:val="00D35126"/>
    <w:rsid w:val="00D3570E"/>
    <w:rsid w:val="00D366B6"/>
    <w:rsid w:val="00D37782"/>
    <w:rsid w:val="00D4004D"/>
    <w:rsid w:val="00D47AF4"/>
    <w:rsid w:val="00D50831"/>
    <w:rsid w:val="00D5372F"/>
    <w:rsid w:val="00D53984"/>
    <w:rsid w:val="00D541C2"/>
    <w:rsid w:val="00D554BB"/>
    <w:rsid w:val="00D6057D"/>
    <w:rsid w:val="00D60762"/>
    <w:rsid w:val="00D62E26"/>
    <w:rsid w:val="00D83026"/>
    <w:rsid w:val="00D84053"/>
    <w:rsid w:val="00D9240E"/>
    <w:rsid w:val="00D9274C"/>
    <w:rsid w:val="00D92B0B"/>
    <w:rsid w:val="00D93FFC"/>
    <w:rsid w:val="00D94253"/>
    <w:rsid w:val="00D94416"/>
    <w:rsid w:val="00D9573E"/>
    <w:rsid w:val="00D97CBC"/>
    <w:rsid w:val="00DA03DE"/>
    <w:rsid w:val="00DA23E3"/>
    <w:rsid w:val="00DA2CB8"/>
    <w:rsid w:val="00DA3F94"/>
    <w:rsid w:val="00DA43E2"/>
    <w:rsid w:val="00DA532E"/>
    <w:rsid w:val="00DA5A6E"/>
    <w:rsid w:val="00DB0DD4"/>
    <w:rsid w:val="00DB236D"/>
    <w:rsid w:val="00DB35AE"/>
    <w:rsid w:val="00DB5705"/>
    <w:rsid w:val="00DC17A9"/>
    <w:rsid w:val="00DC5E5B"/>
    <w:rsid w:val="00DC727B"/>
    <w:rsid w:val="00DD1F75"/>
    <w:rsid w:val="00DD25AA"/>
    <w:rsid w:val="00DD2880"/>
    <w:rsid w:val="00DD34D4"/>
    <w:rsid w:val="00DE369D"/>
    <w:rsid w:val="00DE41A0"/>
    <w:rsid w:val="00DE511F"/>
    <w:rsid w:val="00DE6FFF"/>
    <w:rsid w:val="00DF26C6"/>
    <w:rsid w:val="00DF28E6"/>
    <w:rsid w:val="00DF634D"/>
    <w:rsid w:val="00DF6541"/>
    <w:rsid w:val="00DF77DF"/>
    <w:rsid w:val="00DF7C9B"/>
    <w:rsid w:val="00E0276D"/>
    <w:rsid w:val="00E03066"/>
    <w:rsid w:val="00E05A8B"/>
    <w:rsid w:val="00E12FE8"/>
    <w:rsid w:val="00E14FDE"/>
    <w:rsid w:val="00E153B6"/>
    <w:rsid w:val="00E20EB2"/>
    <w:rsid w:val="00E21C17"/>
    <w:rsid w:val="00E21D1A"/>
    <w:rsid w:val="00E2430D"/>
    <w:rsid w:val="00E243BF"/>
    <w:rsid w:val="00E3064B"/>
    <w:rsid w:val="00E33027"/>
    <w:rsid w:val="00E3674B"/>
    <w:rsid w:val="00E44C4C"/>
    <w:rsid w:val="00E5458D"/>
    <w:rsid w:val="00E55193"/>
    <w:rsid w:val="00E566C7"/>
    <w:rsid w:val="00E60FCB"/>
    <w:rsid w:val="00E62306"/>
    <w:rsid w:val="00E63065"/>
    <w:rsid w:val="00E67646"/>
    <w:rsid w:val="00E705CA"/>
    <w:rsid w:val="00E74FB6"/>
    <w:rsid w:val="00E774EE"/>
    <w:rsid w:val="00E80BF0"/>
    <w:rsid w:val="00E80D12"/>
    <w:rsid w:val="00E81A7A"/>
    <w:rsid w:val="00E823DC"/>
    <w:rsid w:val="00E8337F"/>
    <w:rsid w:val="00E84ADF"/>
    <w:rsid w:val="00E86CDC"/>
    <w:rsid w:val="00E87470"/>
    <w:rsid w:val="00E90BAE"/>
    <w:rsid w:val="00E91A0B"/>
    <w:rsid w:val="00E92739"/>
    <w:rsid w:val="00E92F31"/>
    <w:rsid w:val="00E93447"/>
    <w:rsid w:val="00E93A12"/>
    <w:rsid w:val="00E93B46"/>
    <w:rsid w:val="00E94075"/>
    <w:rsid w:val="00E97A17"/>
    <w:rsid w:val="00EA0E1A"/>
    <w:rsid w:val="00EA1C44"/>
    <w:rsid w:val="00EA38E0"/>
    <w:rsid w:val="00EA4B1D"/>
    <w:rsid w:val="00EA70F3"/>
    <w:rsid w:val="00EB0499"/>
    <w:rsid w:val="00EB21AD"/>
    <w:rsid w:val="00EB2515"/>
    <w:rsid w:val="00EB7E52"/>
    <w:rsid w:val="00EC1F7E"/>
    <w:rsid w:val="00EC4E28"/>
    <w:rsid w:val="00EC644D"/>
    <w:rsid w:val="00EC7E4E"/>
    <w:rsid w:val="00ED1555"/>
    <w:rsid w:val="00ED57D7"/>
    <w:rsid w:val="00ED6EC0"/>
    <w:rsid w:val="00ED76CA"/>
    <w:rsid w:val="00ED788F"/>
    <w:rsid w:val="00EE301B"/>
    <w:rsid w:val="00EE3E66"/>
    <w:rsid w:val="00EE689F"/>
    <w:rsid w:val="00EF0A1F"/>
    <w:rsid w:val="00EF3531"/>
    <w:rsid w:val="00EF598E"/>
    <w:rsid w:val="00EF6FDF"/>
    <w:rsid w:val="00F03B52"/>
    <w:rsid w:val="00F04E4C"/>
    <w:rsid w:val="00F070B4"/>
    <w:rsid w:val="00F07C16"/>
    <w:rsid w:val="00F10635"/>
    <w:rsid w:val="00F1412E"/>
    <w:rsid w:val="00F145B9"/>
    <w:rsid w:val="00F21CA8"/>
    <w:rsid w:val="00F24697"/>
    <w:rsid w:val="00F2550F"/>
    <w:rsid w:val="00F25EA4"/>
    <w:rsid w:val="00F270D1"/>
    <w:rsid w:val="00F3367B"/>
    <w:rsid w:val="00F35C2F"/>
    <w:rsid w:val="00F40287"/>
    <w:rsid w:val="00F40712"/>
    <w:rsid w:val="00F450DA"/>
    <w:rsid w:val="00F47BE7"/>
    <w:rsid w:val="00F50670"/>
    <w:rsid w:val="00F51A4D"/>
    <w:rsid w:val="00F52544"/>
    <w:rsid w:val="00F5413E"/>
    <w:rsid w:val="00F545C3"/>
    <w:rsid w:val="00F55BD1"/>
    <w:rsid w:val="00F5693A"/>
    <w:rsid w:val="00F56B84"/>
    <w:rsid w:val="00F612B2"/>
    <w:rsid w:val="00F632CB"/>
    <w:rsid w:val="00F638D8"/>
    <w:rsid w:val="00F6493C"/>
    <w:rsid w:val="00F6538A"/>
    <w:rsid w:val="00F7267E"/>
    <w:rsid w:val="00F732B6"/>
    <w:rsid w:val="00F77D64"/>
    <w:rsid w:val="00F82617"/>
    <w:rsid w:val="00F82D5C"/>
    <w:rsid w:val="00F82FCF"/>
    <w:rsid w:val="00F84BDA"/>
    <w:rsid w:val="00F85872"/>
    <w:rsid w:val="00F85AF5"/>
    <w:rsid w:val="00F871E4"/>
    <w:rsid w:val="00F87F22"/>
    <w:rsid w:val="00F93B46"/>
    <w:rsid w:val="00F958FC"/>
    <w:rsid w:val="00F95B37"/>
    <w:rsid w:val="00F9776F"/>
    <w:rsid w:val="00F97EB3"/>
    <w:rsid w:val="00FA515C"/>
    <w:rsid w:val="00FA7345"/>
    <w:rsid w:val="00FB0643"/>
    <w:rsid w:val="00FB0C8D"/>
    <w:rsid w:val="00FB2B94"/>
    <w:rsid w:val="00FB3972"/>
    <w:rsid w:val="00FC3D1E"/>
    <w:rsid w:val="00FC62D1"/>
    <w:rsid w:val="00FD02D2"/>
    <w:rsid w:val="00FD0DBD"/>
    <w:rsid w:val="00FD1C36"/>
    <w:rsid w:val="00FD3D87"/>
    <w:rsid w:val="00FD71C4"/>
    <w:rsid w:val="00FD796D"/>
    <w:rsid w:val="00FE014D"/>
    <w:rsid w:val="00FE0A15"/>
    <w:rsid w:val="00FE368F"/>
    <w:rsid w:val="00FE5E07"/>
    <w:rsid w:val="00FE6786"/>
    <w:rsid w:val="00FE73F3"/>
    <w:rsid w:val="00FF2FB3"/>
    <w:rsid w:val="00FF3568"/>
    <w:rsid w:val="00FF5208"/>
    <w:rsid w:val="00FF54DD"/>
    <w:rsid w:val="00FF5DE6"/>
    <w:rsid w:val="00FF7F43"/>
    <w:rsid w:val="01D43B49"/>
    <w:rsid w:val="041436E7"/>
    <w:rsid w:val="06727996"/>
    <w:rsid w:val="06B64195"/>
    <w:rsid w:val="07E8E989"/>
    <w:rsid w:val="0984B9EA"/>
    <w:rsid w:val="09B9A91B"/>
    <w:rsid w:val="0C4D5CA8"/>
    <w:rsid w:val="0DB449F5"/>
    <w:rsid w:val="11DD978D"/>
    <w:rsid w:val="18A475DB"/>
    <w:rsid w:val="19CD62A5"/>
    <w:rsid w:val="1C81C344"/>
    <w:rsid w:val="214E8577"/>
    <w:rsid w:val="2507A68C"/>
    <w:rsid w:val="2606412F"/>
    <w:rsid w:val="2808C2DB"/>
    <w:rsid w:val="2862ABEE"/>
    <w:rsid w:val="2880A42F"/>
    <w:rsid w:val="290CF9CB"/>
    <w:rsid w:val="292DAD0F"/>
    <w:rsid w:val="2EC94252"/>
    <w:rsid w:val="3205EF1D"/>
    <w:rsid w:val="34381806"/>
    <w:rsid w:val="36CE49BF"/>
    <w:rsid w:val="394E9A7A"/>
    <w:rsid w:val="3AF84448"/>
    <w:rsid w:val="3BC1080C"/>
    <w:rsid w:val="3D40C251"/>
    <w:rsid w:val="3ED7A8B4"/>
    <w:rsid w:val="40706F18"/>
    <w:rsid w:val="41783191"/>
    <w:rsid w:val="41C0A85A"/>
    <w:rsid w:val="43697502"/>
    <w:rsid w:val="48319894"/>
    <w:rsid w:val="48EA52C9"/>
    <w:rsid w:val="49103955"/>
    <w:rsid w:val="4E10CE84"/>
    <w:rsid w:val="51B8FEF7"/>
    <w:rsid w:val="5D74336D"/>
    <w:rsid w:val="6183FBB5"/>
    <w:rsid w:val="61DC0BBD"/>
    <w:rsid w:val="631FCC16"/>
    <w:rsid w:val="666C8BA1"/>
    <w:rsid w:val="678DCA9C"/>
    <w:rsid w:val="6C89B585"/>
    <w:rsid w:val="6CBC855C"/>
    <w:rsid w:val="6D123E09"/>
    <w:rsid w:val="70CA8E37"/>
    <w:rsid w:val="7120727C"/>
    <w:rsid w:val="71F51793"/>
    <w:rsid w:val="7204345E"/>
    <w:rsid w:val="7235CFFF"/>
    <w:rsid w:val="74E33168"/>
    <w:rsid w:val="7589BF9E"/>
    <w:rsid w:val="7A371981"/>
    <w:rsid w:val="7AA7097C"/>
    <w:rsid w:val="7DC93E5F"/>
    <w:rsid w:val="7F3DC762"/>
    <w:rsid w:val="7FB90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F99040"/>
  <w14:defaultImageDpi w14:val="32767"/>
  <w15:chartTrackingRefBased/>
  <w15:docId w15:val="{D04271D9-1915-C44F-BC0E-459058F8A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0F27A5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BF4758"/>
    <w:pPr>
      <w:keepNext/>
      <w:keepLines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ascii="Arial Rounded MT Bold" w:eastAsiaTheme="majorEastAsia" w:hAnsi="Arial Rounded MT Bold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F4758"/>
    <w:pPr>
      <w:keepNext/>
      <w:keepLines/>
      <w:numPr>
        <w:ilvl w:val="1"/>
        <w:numId w:val="1"/>
      </w:numPr>
      <w:spacing w:before="40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0">
    <w:name w:val="heading 3"/>
    <w:basedOn w:val="Normal"/>
    <w:next w:val="Normal"/>
    <w:link w:val="Titre3Car"/>
    <w:uiPriority w:val="9"/>
    <w:semiHidden/>
    <w:unhideWhenUsed/>
    <w:qFormat/>
    <w:rsid w:val="009F3CD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yle1">
    <w:name w:val="Style1"/>
    <w:basedOn w:val="Normal"/>
    <w:autoRedefine/>
    <w:qFormat/>
    <w:rsid w:val="00522451"/>
    <w:pPr>
      <w:spacing w:line="360" w:lineRule="auto"/>
    </w:pPr>
    <w:rPr>
      <w:color w:val="0070C0"/>
      <w:sz w:val="28"/>
      <w:lang w:val="en-US"/>
    </w:rPr>
  </w:style>
  <w:style w:type="character" w:customStyle="1" w:styleId="Titre1Car">
    <w:name w:val="Titre 1 Car"/>
    <w:basedOn w:val="Policepardfaut"/>
    <w:link w:val="Titre1"/>
    <w:uiPriority w:val="9"/>
    <w:rsid w:val="00BF4758"/>
    <w:rPr>
      <w:rFonts w:ascii="Arial Rounded MT Bold" w:eastAsiaTheme="majorEastAsia" w:hAnsi="Arial Rounded MT Bold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522451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BF47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F33B5"/>
    <w:pPr>
      <w:spacing w:before="480" w:line="276" w:lineRule="auto"/>
      <w:outlineLvl w:val="9"/>
    </w:pPr>
    <w:rPr>
      <w:b/>
      <w:bCs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BF4758"/>
    <w:pPr>
      <w:spacing w:before="360" w:after="360"/>
      <w:jc w:val="left"/>
    </w:pPr>
    <w:rPr>
      <w:rFonts w:cstheme="minorHAnsi"/>
      <w:b/>
      <w:bCs/>
      <w:caps/>
      <w:sz w:val="22"/>
      <w:szCs w:val="22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5F33B5"/>
    <w:pPr>
      <w:jc w:val="left"/>
    </w:pPr>
    <w:rPr>
      <w:rFonts w:cstheme="minorHAnsi"/>
      <w:b/>
      <w:bCs/>
      <w:smallCaps/>
      <w:sz w:val="22"/>
      <w:szCs w:val="22"/>
    </w:rPr>
  </w:style>
  <w:style w:type="character" w:styleId="Lienhypertexte">
    <w:name w:val="Hyperlink"/>
    <w:basedOn w:val="Policepardfaut"/>
    <w:uiPriority w:val="99"/>
    <w:unhideWhenUsed/>
    <w:rsid w:val="005F33B5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5F33B5"/>
    <w:pPr>
      <w:jc w:val="left"/>
    </w:pPr>
    <w:rPr>
      <w:rFonts w:cstheme="minorHAnsi"/>
      <w:smallCaps/>
      <w:sz w:val="22"/>
      <w:szCs w:val="22"/>
    </w:rPr>
  </w:style>
  <w:style w:type="paragraph" w:styleId="TM4">
    <w:name w:val="toc 4"/>
    <w:basedOn w:val="Normal"/>
    <w:next w:val="Normal"/>
    <w:autoRedefine/>
    <w:uiPriority w:val="39"/>
    <w:unhideWhenUsed/>
    <w:rsid w:val="005F33B5"/>
    <w:pPr>
      <w:jc w:val="left"/>
    </w:pPr>
    <w:rPr>
      <w:rFonts w:cstheme="minorHAnsi"/>
      <w:sz w:val="22"/>
      <w:szCs w:val="22"/>
    </w:rPr>
  </w:style>
  <w:style w:type="paragraph" w:styleId="TM5">
    <w:name w:val="toc 5"/>
    <w:basedOn w:val="Normal"/>
    <w:next w:val="Normal"/>
    <w:autoRedefine/>
    <w:uiPriority w:val="39"/>
    <w:unhideWhenUsed/>
    <w:rsid w:val="005F33B5"/>
    <w:pPr>
      <w:jc w:val="left"/>
    </w:pPr>
    <w:rPr>
      <w:rFonts w:cstheme="minorHAnsi"/>
      <w:sz w:val="22"/>
      <w:szCs w:val="22"/>
    </w:rPr>
  </w:style>
  <w:style w:type="paragraph" w:styleId="TM6">
    <w:name w:val="toc 6"/>
    <w:basedOn w:val="Normal"/>
    <w:next w:val="Normal"/>
    <w:autoRedefine/>
    <w:uiPriority w:val="39"/>
    <w:unhideWhenUsed/>
    <w:rsid w:val="005F33B5"/>
    <w:pPr>
      <w:jc w:val="left"/>
    </w:pPr>
    <w:rPr>
      <w:rFonts w:cstheme="minorHAnsi"/>
      <w:sz w:val="22"/>
      <w:szCs w:val="22"/>
    </w:rPr>
  </w:style>
  <w:style w:type="paragraph" w:styleId="TM7">
    <w:name w:val="toc 7"/>
    <w:basedOn w:val="Normal"/>
    <w:next w:val="Normal"/>
    <w:autoRedefine/>
    <w:uiPriority w:val="39"/>
    <w:unhideWhenUsed/>
    <w:rsid w:val="005F33B5"/>
    <w:pPr>
      <w:jc w:val="left"/>
    </w:pPr>
    <w:rPr>
      <w:rFonts w:cstheme="minorHAnsi"/>
      <w:sz w:val="22"/>
      <w:szCs w:val="22"/>
    </w:rPr>
  </w:style>
  <w:style w:type="paragraph" w:styleId="TM8">
    <w:name w:val="toc 8"/>
    <w:basedOn w:val="Normal"/>
    <w:next w:val="Normal"/>
    <w:autoRedefine/>
    <w:uiPriority w:val="39"/>
    <w:unhideWhenUsed/>
    <w:rsid w:val="005F33B5"/>
    <w:pPr>
      <w:jc w:val="left"/>
    </w:pPr>
    <w:rPr>
      <w:rFonts w:cstheme="minorHAnsi"/>
      <w:sz w:val="22"/>
      <w:szCs w:val="22"/>
    </w:rPr>
  </w:style>
  <w:style w:type="paragraph" w:styleId="TM9">
    <w:name w:val="toc 9"/>
    <w:basedOn w:val="Normal"/>
    <w:next w:val="Normal"/>
    <w:autoRedefine/>
    <w:uiPriority w:val="39"/>
    <w:unhideWhenUsed/>
    <w:rsid w:val="005F33B5"/>
    <w:pPr>
      <w:jc w:val="left"/>
    </w:pPr>
    <w:rPr>
      <w:rFonts w:cstheme="minorHAnsi"/>
      <w:sz w:val="22"/>
      <w:szCs w:val="22"/>
    </w:rPr>
  </w:style>
  <w:style w:type="paragraph" w:styleId="Pieddepage">
    <w:name w:val="footer"/>
    <w:basedOn w:val="Normal"/>
    <w:link w:val="PieddepageCar"/>
    <w:uiPriority w:val="99"/>
    <w:unhideWhenUsed/>
    <w:rsid w:val="005F33B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F33B5"/>
  </w:style>
  <w:style w:type="character" w:styleId="Numrodepage">
    <w:name w:val="page number"/>
    <w:basedOn w:val="Policepardfaut"/>
    <w:uiPriority w:val="99"/>
    <w:semiHidden/>
    <w:unhideWhenUsed/>
    <w:rsid w:val="005F33B5"/>
  </w:style>
  <w:style w:type="paragraph" w:styleId="En-tte">
    <w:name w:val="header"/>
    <w:basedOn w:val="Normal"/>
    <w:link w:val="En-tteCar"/>
    <w:uiPriority w:val="99"/>
    <w:unhideWhenUsed/>
    <w:rsid w:val="005F33B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5F33B5"/>
  </w:style>
  <w:style w:type="table" w:styleId="Grilledutableau">
    <w:name w:val="Table Grid"/>
    <w:basedOn w:val="Tableau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Mentionnonrsolue">
    <w:name w:val="Unresolved Mention"/>
    <w:basedOn w:val="Policepardfaut"/>
    <w:uiPriority w:val="99"/>
    <w:rsid w:val="007F2911"/>
    <w:rPr>
      <w:color w:val="605E5C"/>
      <w:shd w:val="clear" w:color="auto" w:fill="E1DFDD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AC27F9"/>
    <w:pPr>
      <w:ind w:left="240" w:hanging="240"/>
    </w:pPr>
  </w:style>
  <w:style w:type="paragraph" w:styleId="Rvision">
    <w:name w:val="Revision"/>
    <w:hidden/>
    <w:uiPriority w:val="99"/>
    <w:semiHidden/>
    <w:rsid w:val="00F070B4"/>
  </w:style>
  <w:style w:type="paragraph" w:customStyle="1" w:styleId="titre3">
    <w:name w:val="titre3"/>
    <w:basedOn w:val="Normal"/>
    <w:link w:val="titre3Car0"/>
    <w:qFormat/>
    <w:rsid w:val="000001F5"/>
    <w:pPr>
      <w:numPr>
        <w:ilvl w:val="2"/>
        <w:numId w:val="1"/>
      </w:numPr>
      <w:spacing w:line="360" w:lineRule="auto"/>
      <w:jc w:val="left"/>
    </w:pPr>
    <w:rPr>
      <w:color w:val="5B9BD5" w:themeColor="accent5"/>
      <w:u w:val="single"/>
    </w:rPr>
  </w:style>
  <w:style w:type="character" w:customStyle="1" w:styleId="Titre3Car">
    <w:name w:val="Titre 3 Car"/>
    <w:basedOn w:val="Policepardfaut"/>
    <w:link w:val="Titre30"/>
    <w:uiPriority w:val="9"/>
    <w:semiHidden/>
    <w:rsid w:val="009F3CD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3Car0">
    <w:name w:val="titre3 Car"/>
    <w:basedOn w:val="Policepardfaut"/>
    <w:link w:val="titre3"/>
    <w:rsid w:val="000001F5"/>
    <w:rPr>
      <w:color w:val="5B9BD5" w:themeColor="accent5"/>
      <w:u w:val="single"/>
    </w:rPr>
  </w:style>
  <w:style w:type="paragraph" w:customStyle="1" w:styleId="paragraph">
    <w:name w:val="paragraph"/>
    <w:basedOn w:val="Normal"/>
    <w:rsid w:val="00E55193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lang w:eastAsia="fr-FR"/>
    </w:rPr>
  </w:style>
  <w:style w:type="character" w:customStyle="1" w:styleId="normaltextrun">
    <w:name w:val="normaltextrun"/>
    <w:basedOn w:val="Policepardfaut"/>
    <w:rsid w:val="00E55193"/>
  </w:style>
  <w:style w:type="character" w:customStyle="1" w:styleId="eop">
    <w:name w:val="eop"/>
    <w:basedOn w:val="Policepardfaut"/>
    <w:rsid w:val="00E551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2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88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64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3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47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27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27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77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63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566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87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96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18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88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01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8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6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17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95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1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9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41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06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2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23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63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82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1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9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96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561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76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42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9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5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34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24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12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42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07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67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590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58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94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53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80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37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99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32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67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56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89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61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92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14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78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97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95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60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075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0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04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1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99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63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65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8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12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33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88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87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35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39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01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7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9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56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48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08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1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741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964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25138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444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12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2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445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74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193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header" Target="header1.xml"/><Relationship Id="Rd14c4d91e1e44d75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g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318cc0f-e735-4f72-8208-1a679e955c95" xsi:nil="true"/>
    <lcf76f155ced4ddcb4097134ff3c332f xmlns="7a8c53a0-77ab-4ad0-861a-d0d3952e0a11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02B1E2546EFE42B2B04245AA513E13" ma:contentTypeVersion="10" ma:contentTypeDescription="Create a new document." ma:contentTypeScope="" ma:versionID="b86b545bd7b7aa70f9229f1763a8caee">
  <xsd:schema xmlns:xsd="http://www.w3.org/2001/XMLSchema" xmlns:xs="http://www.w3.org/2001/XMLSchema" xmlns:p="http://schemas.microsoft.com/office/2006/metadata/properties" xmlns:ns2="7a8c53a0-77ab-4ad0-861a-d0d3952e0a11" xmlns:ns3="d318cc0f-e735-4f72-8208-1a679e955c95" targetNamespace="http://schemas.microsoft.com/office/2006/metadata/properties" ma:root="true" ma:fieldsID="fffe0f183adb974483d85061bd2c8f4d" ns2:_="" ns3:_="">
    <xsd:import namespace="7a8c53a0-77ab-4ad0-861a-d0d3952e0a11"/>
    <xsd:import namespace="d318cc0f-e735-4f72-8208-1a679e955c95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8c53a0-77ab-4ad0-861a-d0d3952e0a11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588c3168-a240-49a5-981b-89ab6abaef8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18cc0f-e735-4f72-8208-1a679e955c95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cbe9b6cd-c82f-41a0-acc2-9be3df3814f8}" ma:internalName="TaxCatchAll" ma:showField="CatchAllData" ma:web="d318cc0f-e735-4f72-8208-1a679e955c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A4D2816-AD59-4A76-8FE5-F783F5E1B5D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2E4FDD2-DF95-4871-AF5A-0DAF214133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79426CF-99C9-4BBE-B6DE-6035C9BA28DE}">
  <ds:schemaRefs>
    <ds:schemaRef ds:uri="http://schemas.microsoft.com/office/2006/metadata/properties"/>
    <ds:schemaRef ds:uri="http://schemas.microsoft.com/office/infopath/2007/PartnerControls"/>
    <ds:schemaRef ds:uri="d318cc0f-e735-4f72-8208-1a679e955c95"/>
    <ds:schemaRef ds:uri="7a8c53a0-77ab-4ad0-861a-d0d3952e0a11"/>
  </ds:schemaRefs>
</ds:datastoreItem>
</file>

<file path=customXml/itemProps4.xml><?xml version="1.0" encoding="utf-8"?>
<ds:datastoreItem xmlns:ds="http://schemas.openxmlformats.org/officeDocument/2006/customXml" ds:itemID="{94EA1D67-3A9A-4073-B23A-0F3B46356C5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18</Pages>
  <Words>1190</Words>
  <Characters>6551</Characters>
  <Application>Microsoft Office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Stephanie Bouchon</dc:creator>
  <cp:keywords/>
  <dc:description/>
  <cp:lastModifiedBy>Milhane RABEHI</cp:lastModifiedBy>
  <cp:revision>60</cp:revision>
  <dcterms:created xsi:type="dcterms:W3CDTF">2023-10-11T14:40:00Z</dcterms:created>
  <dcterms:modified xsi:type="dcterms:W3CDTF">2023-10-13T12:50:00Z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0x0101000C02B1E2546EFE42B2B04245AA513E13</vt:lpwstr>
  </property>
  <property fmtid="{D5CDD505-2E9C-101B-9397-08002B2CF9AE}" pid="3" name="MediaServiceImageTags">
    <vt:lpwstr/>
  </property>
</Properties>
</file>